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0A94E" w14:textId="77777777" w:rsidR="00D544DD" w:rsidRPr="00D544DD" w:rsidRDefault="00D544DD" w:rsidP="00D544DD">
      <w:pPr>
        <w:spacing w:before="26" w:after="0" w:line="312" w:lineRule="auto"/>
        <w:jc w:val="center"/>
        <w:rPr>
          <w:rFonts w:ascii="Times New Roman" w:eastAsiaTheme="minorEastAsia" w:hAnsi="Times New Roman" w:cs="Times New Roman"/>
          <w:b/>
          <w:bCs/>
          <w:sz w:val="32"/>
          <w:szCs w:val="32"/>
          <w:rPrChange w:id="0" w:author="Gabriel Dinu" w:date="2023-06-16T21:04:00Z">
            <w:rPr>
              <w:rFonts w:ascii="Times New Roman" w:hAnsi="Times New Roman" w:cs="Times New Roman"/>
              <w:b/>
              <w:bCs/>
              <w:sz w:val="36"/>
              <w:szCs w:val="36"/>
            </w:rPr>
          </w:rPrChange>
        </w:rPr>
      </w:pPr>
      <w:r w:rsidRPr="00D544DD">
        <w:rPr>
          <w:rFonts w:ascii="Times New Roman" w:eastAsiaTheme="minorEastAsia" w:hAnsi="Times New Roman" w:cs="Times New Roman"/>
          <w:b/>
          <w:bCs/>
          <w:sz w:val="32"/>
          <w:szCs w:val="32"/>
          <w:rPrChange w:id="1" w:author="Gabriel Dinu" w:date="2023-06-16T21:04:00Z">
            <w:rPr>
              <w:rFonts w:ascii="Times New Roman" w:hAnsi="Times New Roman" w:cs="Times New Roman"/>
              <w:b/>
              <w:bCs/>
              <w:sz w:val="36"/>
              <w:szCs w:val="36"/>
            </w:rPr>
          </w:rPrChange>
        </w:rPr>
        <w:t xml:space="preserve">ACADEMIA DE STUDII ECONOMICE DIN BUCUREŞTI </w:t>
      </w:r>
    </w:p>
    <w:p w14:paraId="49ABC238" w14:textId="77777777" w:rsidR="00D544DD" w:rsidRPr="00D544DD" w:rsidRDefault="00D544DD" w:rsidP="00D544DD">
      <w:pPr>
        <w:spacing w:before="26" w:after="0" w:line="312" w:lineRule="auto"/>
        <w:jc w:val="center"/>
        <w:rPr>
          <w:rFonts w:ascii="Times New Roman" w:eastAsiaTheme="minorEastAsia" w:hAnsi="Times New Roman" w:cs="Times New Roman"/>
          <w:b/>
          <w:bCs/>
          <w:sz w:val="32"/>
          <w:szCs w:val="32"/>
          <w:rPrChange w:id="2" w:author="Gabriel Dinu" w:date="2023-06-16T21:04:00Z">
            <w:rPr>
              <w:rFonts w:ascii="Times New Roman" w:hAnsi="Times New Roman" w:cs="Times New Roman"/>
              <w:b/>
              <w:bCs/>
              <w:sz w:val="32"/>
              <w:szCs w:val="32"/>
            </w:rPr>
          </w:rPrChange>
        </w:rPr>
      </w:pPr>
      <w:r w:rsidRPr="00D544DD">
        <w:rPr>
          <w:rFonts w:ascii="Times New Roman" w:eastAsiaTheme="minorEastAsia" w:hAnsi="Times New Roman" w:cs="Times New Roman"/>
          <w:b/>
          <w:bCs/>
          <w:sz w:val="32"/>
          <w:szCs w:val="32"/>
          <w:rPrChange w:id="3" w:author="Gabriel Dinu" w:date="2023-06-16T21:04:00Z">
            <w:rPr>
              <w:rFonts w:ascii="Times New Roman" w:hAnsi="Times New Roman" w:cs="Times New Roman"/>
              <w:b/>
              <w:bCs/>
              <w:sz w:val="32"/>
              <w:szCs w:val="32"/>
            </w:rPr>
          </w:rPrChange>
        </w:rPr>
        <w:t xml:space="preserve">FACULTATEA DE CIBERNETICĂ, STATISTICĂ ŞI INFORMATICĂ ECONOMICĂ </w:t>
      </w:r>
    </w:p>
    <w:p w14:paraId="5D46B09D" w14:textId="2DA6903D" w:rsidR="00D544DD" w:rsidRPr="00D544DD" w:rsidRDefault="00D544DD" w:rsidP="00D544DD">
      <w:pPr>
        <w:spacing w:before="26" w:after="0" w:line="312" w:lineRule="auto"/>
        <w:jc w:val="center"/>
        <w:rPr>
          <w:rFonts w:ascii="Times New Roman" w:eastAsiaTheme="minorEastAsia" w:hAnsi="Times New Roman" w:cs="Times New Roman"/>
          <w:b/>
          <w:bCs/>
          <w:sz w:val="32"/>
          <w:szCs w:val="32"/>
          <w:rPrChange w:id="4" w:author="Gabriel Dinu" w:date="2023-06-16T21:04:00Z">
            <w:rPr>
              <w:rFonts w:ascii="Times New Roman" w:hAnsi="Times New Roman" w:cs="Times New Roman"/>
              <w:b/>
              <w:bCs/>
              <w:sz w:val="28"/>
              <w:szCs w:val="28"/>
            </w:rPr>
          </w:rPrChange>
        </w:rPr>
      </w:pPr>
      <w:r w:rsidRPr="00BA1735">
        <w:rPr>
          <w:rFonts w:ascii="Times New Roman" w:eastAsiaTheme="minorEastAsia" w:hAnsi="Times New Roman" w:cs="Times New Roman"/>
          <w:b/>
          <w:bCs/>
          <w:sz w:val="32"/>
          <w:szCs w:val="32"/>
        </w:rPr>
        <w:t xml:space="preserve">MASTER: </w:t>
      </w:r>
      <w:r w:rsidR="000410CE" w:rsidRPr="000410CE">
        <w:rPr>
          <w:rFonts w:ascii="Times New Roman" w:eastAsiaTheme="minorEastAsia" w:hAnsi="Times New Roman" w:cs="Times New Roman"/>
          <w:b/>
          <w:bCs/>
          <w:sz w:val="32"/>
          <w:szCs w:val="32"/>
        </w:rPr>
        <w:t> SISTEME INFORMATICE PENTRU MANAGEMENTUL PROCESELOR ȘI RESURSELOR ECONOMICE</w:t>
      </w:r>
    </w:p>
    <w:p w14:paraId="7BF261CE" w14:textId="77777777" w:rsidR="00D544DD" w:rsidRPr="00D544DD" w:rsidRDefault="00D544DD" w:rsidP="00D544DD">
      <w:pPr>
        <w:spacing w:before="26" w:after="0"/>
        <w:rPr>
          <w:rFonts w:ascii="Times New Roman" w:eastAsiaTheme="minorEastAsia" w:hAnsi="Times New Roman" w:cs="Times New Roman"/>
          <w:sz w:val="24"/>
          <w:szCs w:val="24"/>
          <w:rPrChange w:id="5" w:author="Gabriel Dinu" w:date="2023-06-16T21:04:00Z">
            <w:rPr/>
          </w:rPrChange>
        </w:rPr>
      </w:pPr>
    </w:p>
    <w:p w14:paraId="1C9F15D2" w14:textId="77777777" w:rsidR="00D544DD" w:rsidRPr="00D544DD" w:rsidRDefault="00D544DD" w:rsidP="00D544DD">
      <w:pPr>
        <w:spacing w:before="26" w:after="0"/>
        <w:rPr>
          <w:rFonts w:ascii="Times New Roman" w:eastAsiaTheme="minorEastAsia" w:hAnsi="Times New Roman" w:cs="Times New Roman"/>
          <w:sz w:val="24"/>
          <w:szCs w:val="24"/>
          <w:rPrChange w:id="6" w:author="Gabriel Dinu" w:date="2023-06-16T21:04:00Z">
            <w:rPr/>
          </w:rPrChange>
        </w:rPr>
      </w:pPr>
    </w:p>
    <w:p w14:paraId="1E14E80B" w14:textId="77777777" w:rsidR="00D544DD" w:rsidRPr="00D544DD" w:rsidRDefault="00D544DD" w:rsidP="00D544DD">
      <w:pPr>
        <w:spacing w:before="26" w:after="0"/>
        <w:rPr>
          <w:rFonts w:ascii="Times New Roman" w:eastAsiaTheme="minorEastAsia" w:hAnsi="Times New Roman" w:cs="Times New Roman"/>
          <w:sz w:val="24"/>
          <w:szCs w:val="24"/>
          <w:rPrChange w:id="7" w:author="Gabriel Dinu" w:date="2023-06-16T21:04:00Z">
            <w:rPr/>
          </w:rPrChange>
        </w:rPr>
      </w:pPr>
      <w:r w:rsidRPr="00D544DD">
        <w:rPr>
          <w:rFonts w:ascii="Times New Roman" w:eastAsiaTheme="minorEastAsia" w:hAnsi="Times New Roman" w:cs="Times New Roman"/>
          <w:sz w:val="24"/>
          <w:szCs w:val="24"/>
        </w:rPr>
        <w:drawing>
          <wp:anchor distT="0" distB="0" distL="114300" distR="114300" simplePos="0" relativeHeight="251659264" behindDoc="0" locked="0" layoutInCell="1" allowOverlap="1" wp14:anchorId="70550235" wp14:editId="0842A35E">
            <wp:simplePos x="0" y="0"/>
            <wp:positionH relativeFrom="margin">
              <wp:align>center</wp:align>
            </wp:positionH>
            <wp:positionV relativeFrom="paragraph">
              <wp:posOffset>23523</wp:posOffset>
            </wp:positionV>
            <wp:extent cx="2037715" cy="1687830"/>
            <wp:effectExtent l="0" t="0" r="635" b="7620"/>
            <wp:wrapTight wrapText="bothSides">
              <wp:wrapPolygon edited="0">
                <wp:start x="8683" y="0"/>
                <wp:lineTo x="7471" y="244"/>
                <wp:lineTo x="4039" y="3169"/>
                <wp:lineTo x="2625" y="7558"/>
                <wp:lineTo x="1817" y="8533"/>
                <wp:lineTo x="0" y="11214"/>
                <wp:lineTo x="0" y="19503"/>
                <wp:lineTo x="4241" y="19747"/>
                <wp:lineTo x="9087" y="21454"/>
                <wp:lineTo x="9491" y="21454"/>
                <wp:lineTo x="11510" y="21454"/>
                <wp:lineTo x="12116" y="21454"/>
                <wp:lineTo x="20395" y="19747"/>
                <wp:lineTo x="21405" y="19016"/>
                <wp:lineTo x="21405" y="11702"/>
                <wp:lineTo x="18982" y="7801"/>
                <wp:lineTo x="17770" y="3413"/>
                <wp:lineTo x="14135" y="244"/>
                <wp:lineTo x="12924" y="0"/>
                <wp:lineTo x="8683"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7715" cy="1687830"/>
                    </a:xfrm>
                    <a:prstGeom prst="rect">
                      <a:avLst/>
                    </a:prstGeom>
                    <a:noFill/>
                  </pic:spPr>
                </pic:pic>
              </a:graphicData>
            </a:graphic>
            <wp14:sizeRelH relativeFrom="page">
              <wp14:pctWidth>0</wp14:pctWidth>
            </wp14:sizeRelH>
            <wp14:sizeRelV relativeFrom="page">
              <wp14:pctHeight>0</wp14:pctHeight>
            </wp14:sizeRelV>
          </wp:anchor>
        </w:drawing>
      </w:r>
    </w:p>
    <w:p w14:paraId="23169DCD" w14:textId="77777777" w:rsidR="00D544DD" w:rsidRPr="00D544DD" w:rsidRDefault="00D544DD" w:rsidP="00D544DD">
      <w:pPr>
        <w:spacing w:before="26" w:after="0"/>
        <w:rPr>
          <w:rFonts w:ascii="Times New Roman" w:eastAsiaTheme="minorEastAsia" w:hAnsi="Times New Roman" w:cs="Times New Roman"/>
          <w:sz w:val="24"/>
          <w:szCs w:val="24"/>
          <w:rPrChange w:id="8" w:author="Gabriel Dinu" w:date="2023-06-16T21:04:00Z">
            <w:rPr/>
          </w:rPrChange>
        </w:rPr>
      </w:pPr>
    </w:p>
    <w:p w14:paraId="35B096F7" w14:textId="77777777" w:rsidR="00D544DD" w:rsidRPr="00D544DD" w:rsidRDefault="00D544DD" w:rsidP="00D544DD">
      <w:pPr>
        <w:spacing w:before="26" w:after="0"/>
        <w:rPr>
          <w:rFonts w:ascii="Times New Roman" w:eastAsiaTheme="minorEastAsia" w:hAnsi="Times New Roman" w:cs="Times New Roman"/>
          <w:sz w:val="24"/>
          <w:szCs w:val="24"/>
          <w:rPrChange w:id="9" w:author="Gabriel Dinu" w:date="2023-06-16T21:04:00Z">
            <w:rPr/>
          </w:rPrChange>
        </w:rPr>
      </w:pPr>
    </w:p>
    <w:p w14:paraId="529C653C" w14:textId="77777777" w:rsidR="00D544DD" w:rsidRPr="00D544DD" w:rsidRDefault="00D544DD" w:rsidP="00D544DD">
      <w:pPr>
        <w:spacing w:before="26" w:after="0"/>
        <w:rPr>
          <w:rFonts w:ascii="Times New Roman" w:eastAsiaTheme="minorEastAsia" w:hAnsi="Times New Roman" w:cs="Times New Roman"/>
          <w:b/>
          <w:bCs/>
          <w:sz w:val="24"/>
          <w:szCs w:val="24"/>
          <w:rPrChange w:id="10" w:author="Gabriel Dinu" w:date="2023-06-16T21:04:00Z">
            <w:rPr>
              <w:rFonts w:ascii="Times New Roman" w:hAnsi="Times New Roman" w:cs="Times New Roman"/>
              <w:b/>
              <w:bCs/>
              <w:sz w:val="24"/>
              <w:szCs w:val="24"/>
            </w:rPr>
          </w:rPrChange>
        </w:rPr>
      </w:pPr>
    </w:p>
    <w:p w14:paraId="54E49107" w14:textId="77777777" w:rsidR="00D544DD" w:rsidRPr="00D544DD" w:rsidRDefault="00D544DD" w:rsidP="00D544DD">
      <w:pPr>
        <w:spacing w:before="26" w:after="0"/>
        <w:rPr>
          <w:rFonts w:ascii="Times New Roman" w:eastAsiaTheme="minorEastAsia" w:hAnsi="Times New Roman" w:cs="Times New Roman"/>
          <w:b/>
          <w:bCs/>
          <w:sz w:val="24"/>
          <w:szCs w:val="24"/>
          <w:rPrChange w:id="11" w:author="Gabriel Dinu" w:date="2023-06-16T21:04:00Z">
            <w:rPr>
              <w:rFonts w:ascii="Times New Roman" w:hAnsi="Times New Roman" w:cs="Times New Roman"/>
              <w:b/>
              <w:bCs/>
              <w:sz w:val="24"/>
              <w:szCs w:val="24"/>
            </w:rPr>
          </w:rPrChange>
        </w:rPr>
      </w:pPr>
    </w:p>
    <w:p w14:paraId="5F9C9867" w14:textId="77777777" w:rsidR="00D544DD" w:rsidRPr="00D544DD" w:rsidRDefault="00D544DD" w:rsidP="00D544DD">
      <w:pPr>
        <w:spacing w:before="26" w:after="0"/>
        <w:rPr>
          <w:rFonts w:ascii="Times New Roman" w:eastAsiaTheme="minorEastAsia" w:hAnsi="Times New Roman" w:cs="Times New Roman"/>
          <w:b/>
          <w:bCs/>
          <w:sz w:val="24"/>
          <w:szCs w:val="24"/>
          <w:rPrChange w:id="12" w:author="Gabriel Dinu" w:date="2023-06-16T21:04:00Z">
            <w:rPr>
              <w:rFonts w:ascii="Times New Roman" w:hAnsi="Times New Roman" w:cs="Times New Roman"/>
              <w:b/>
              <w:bCs/>
              <w:sz w:val="24"/>
              <w:szCs w:val="24"/>
            </w:rPr>
          </w:rPrChange>
        </w:rPr>
      </w:pPr>
    </w:p>
    <w:p w14:paraId="158F7F9D" w14:textId="77777777" w:rsidR="00D544DD" w:rsidRPr="00D544DD" w:rsidRDefault="00D544DD" w:rsidP="00D544DD">
      <w:pPr>
        <w:spacing w:before="26" w:after="0"/>
        <w:rPr>
          <w:rFonts w:ascii="Times New Roman" w:eastAsiaTheme="minorEastAsia" w:hAnsi="Times New Roman" w:cs="Times New Roman"/>
          <w:b/>
          <w:bCs/>
          <w:sz w:val="24"/>
          <w:szCs w:val="24"/>
          <w:rPrChange w:id="13" w:author="Gabriel Dinu" w:date="2023-06-16T21:04:00Z">
            <w:rPr>
              <w:rFonts w:ascii="Times New Roman" w:hAnsi="Times New Roman" w:cs="Times New Roman"/>
              <w:b/>
              <w:bCs/>
              <w:sz w:val="24"/>
              <w:szCs w:val="24"/>
            </w:rPr>
          </w:rPrChange>
        </w:rPr>
      </w:pPr>
    </w:p>
    <w:p w14:paraId="3D1F557E" w14:textId="77777777" w:rsidR="00D544DD" w:rsidRPr="00D544DD" w:rsidRDefault="00D544DD" w:rsidP="00D544DD">
      <w:pPr>
        <w:spacing w:before="26" w:after="0"/>
        <w:rPr>
          <w:rFonts w:ascii="Times New Roman" w:eastAsiaTheme="minorEastAsia" w:hAnsi="Times New Roman" w:cs="Times New Roman"/>
          <w:b/>
          <w:bCs/>
          <w:sz w:val="24"/>
          <w:szCs w:val="24"/>
          <w:rPrChange w:id="14" w:author="Gabriel Dinu" w:date="2023-06-16T21:04:00Z">
            <w:rPr>
              <w:rFonts w:ascii="Times New Roman" w:hAnsi="Times New Roman" w:cs="Times New Roman"/>
              <w:b/>
              <w:bCs/>
              <w:sz w:val="24"/>
              <w:szCs w:val="24"/>
            </w:rPr>
          </w:rPrChange>
        </w:rPr>
      </w:pPr>
    </w:p>
    <w:p w14:paraId="761FAA19" w14:textId="77777777" w:rsidR="00D544DD" w:rsidRPr="00D544DD" w:rsidRDefault="00D544DD" w:rsidP="00D544DD">
      <w:pPr>
        <w:spacing w:before="26" w:after="0"/>
        <w:rPr>
          <w:rFonts w:ascii="Times New Roman" w:eastAsiaTheme="minorEastAsia" w:hAnsi="Times New Roman" w:cs="Times New Roman"/>
          <w:b/>
          <w:bCs/>
          <w:sz w:val="24"/>
          <w:szCs w:val="24"/>
          <w:rPrChange w:id="15" w:author="Gabriel Dinu" w:date="2023-06-16T21:04:00Z">
            <w:rPr>
              <w:rFonts w:ascii="Times New Roman" w:hAnsi="Times New Roman" w:cs="Times New Roman"/>
              <w:b/>
              <w:bCs/>
              <w:sz w:val="24"/>
              <w:szCs w:val="24"/>
            </w:rPr>
          </w:rPrChange>
        </w:rPr>
      </w:pPr>
    </w:p>
    <w:p w14:paraId="37CD6D6E" w14:textId="77777777" w:rsidR="00D544DD" w:rsidRPr="00D544DD" w:rsidRDefault="00D544DD" w:rsidP="00D544DD">
      <w:pPr>
        <w:spacing w:before="26" w:after="0"/>
        <w:rPr>
          <w:rFonts w:ascii="Times New Roman" w:eastAsiaTheme="minorEastAsia" w:hAnsi="Times New Roman" w:cs="Times New Roman"/>
          <w:b/>
          <w:bCs/>
          <w:sz w:val="24"/>
          <w:szCs w:val="24"/>
          <w:rPrChange w:id="16" w:author="Gabriel Dinu" w:date="2023-06-16T21:04:00Z">
            <w:rPr>
              <w:rFonts w:ascii="Times New Roman" w:hAnsi="Times New Roman" w:cs="Times New Roman"/>
              <w:b/>
              <w:bCs/>
              <w:sz w:val="24"/>
              <w:szCs w:val="24"/>
            </w:rPr>
          </w:rPrChange>
        </w:rPr>
      </w:pPr>
    </w:p>
    <w:p w14:paraId="5EEBE19C" w14:textId="77777777" w:rsidR="00D544DD" w:rsidRPr="00D544DD" w:rsidRDefault="00D544DD" w:rsidP="00D544DD">
      <w:pPr>
        <w:spacing w:before="26" w:after="0"/>
        <w:rPr>
          <w:rFonts w:ascii="Times New Roman" w:eastAsiaTheme="minorEastAsia" w:hAnsi="Times New Roman" w:cs="Times New Roman"/>
          <w:b/>
          <w:bCs/>
          <w:sz w:val="24"/>
          <w:szCs w:val="24"/>
          <w:rPrChange w:id="17" w:author="Gabriel Dinu" w:date="2023-06-16T21:04:00Z">
            <w:rPr>
              <w:rFonts w:ascii="Times New Roman" w:hAnsi="Times New Roman" w:cs="Times New Roman"/>
              <w:b/>
              <w:bCs/>
              <w:sz w:val="24"/>
              <w:szCs w:val="24"/>
            </w:rPr>
          </w:rPrChange>
        </w:rPr>
      </w:pPr>
    </w:p>
    <w:p w14:paraId="1A3B16E9" w14:textId="3BBE6465" w:rsidR="00D544DD" w:rsidRPr="00D544DD" w:rsidRDefault="00D544DD" w:rsidP="00D544DD">
      <w:pPr>
        <w:spacing w:before="26" w:after="0"/>
        <w:jc w:val="center"/>
        <w:rPr>
          <w:rFonts w:ascii="Times New Roman" w:eastAsiaTheme="minorEastAsia" w:hAnsi="Times New Roman" w:cs="Times New Roman"/>
          <w:sz w:val="32"/>
          <w:szCs w:val="32"/>
          <w:rPrChange w:id="18" w:author="Gabriel Dinu" w:date="2023-06-16T21:04:00Z">
            <w:rPr>
              <w:rFonts w:ascii="Times New Roman" w:hAnsi="Times New Roman" w:cs="Times New Roman"/>
              <w:sz w:val="50"/>
              <w:szCs w:val="50"/>
            </w:rPr>
          </w:rPrChange>
        </w:rPr>
      </w:pPr>
      <w:r w:rsidRPr="00BA1735">
        <w:rPr>
          <w:rFonts w:ascii="Times New Roman" w:eastAsiaTheme="minorEastAsia" w:hAnsi="Times New Roman" w:cs="Times New Roman"/>
          <w:sz w:val="32"/>
          <w:szCs w:val="32"/>
        </w:rPr>
        <w:t>Proiect Cloud Computing</w:t>
      </w:r>
    </w:p>
    <w:p w14:paraId="172E9542" w14:textId="633EBBE6" w:rsidR="00D544DD" w:rsidRPr="000410CE" w:rsidRDefault="00D544DD" w:rsidP="000410CE">
      <w:pPr>
        <w:spacing w:before="26" w:after="0"/>
        <w:jc w:val="center"/>
        <w:rPr>
          <w:rFonts w:ascii="Times New Roman" w:eastAsiaTheme="minorEastAsia" w:hAnsi="Times New Roman" w:cs="Times New Roman"/>
          <w:sz w:val="32"/>
          <w:szCs w:val="32"/>
          <w:rPrChange w:id="19" w:author="Gabriel Dinu" w:date="2023-06-16T21:04:00Z">
            <w:rPr>
              <w:rFonts w:ascii="Times New Roman" w:hAnsi="Times New Roman" w:cs="Times New Roman"/>
              <w:sz w:val="40"/>
              <w:szCs w:val="40"/>
            </w:rPr>
          </w:rPrChange>
        </w:rPr>
      </w:pPr>
      <w:r w:rsidRPr="00BA1735">
        <w:rPr>
          <w:rFonts w:ascii="Times New Roman" w:eastAsiaTheme="minorEastAsia" w:hAnsi="Times New Roman" w:cs="Times New Roman"/>
          <w:sz w:val="32"/>
          <w:szCs w:val="32"/>
        </w:rPr>
        <w:t>Aplicatie web pentru comercializarea de vinuri</w:t>
      </w:r>
    </w:p>
    <w:p w14:paraId="7120CF3A" w14:textId="77777777" w:rsidR="00D544DD" w:rsidRPr="00D544DD" w:rsidRDefault="00D544DD" w:rsidP="00D544DD">
      <w:pPr>
        <w:spacing w:before="26" w:after="0"/>
        <w:rPr>
          <w:rFonts w:ascii="Times New Roman" w:eastAsiaTheme="minorEastAsia" w:hAnsi="Times New Roman" w:cs="Times New Roman"/>
          <w:sz w:val="24"/>
          <w:szCs w:val="24"/>
          <w:rPrChange w:id="20" w:author="Gabriel Dinu" w:date="2023-06-16T21:04:00Z">
            <w:rPr>
              <w:rFonts w:ascii="Times New Roman" w:hAnsi="Times New Roman" w:cs="Times New Roman"/>
              <w:sz w:val="28"/>
              <w:szCs w:val="28"/>
            </w:rPr>
          </w:rPrChange>
        </w:rPr>
      </w:pPr>
    </w:p>
    <w:p w14:paraId="12BAE480" w14:textId="77777777" w:rsidR="00D544DD" w:rsidRPr="00D544DD" w:rsidRDefault="00D544DD" w:rsidP="00D544DD">
      <w:pPr>
        <w:spacing w:before="26" w:after="0"/>
        <w:jc w:val="right"/>
        <w:rPr>
          <w:rFonts w:ascii="Times New Roman" w:eastAsiaTheme="minorEastAsia" w:hAnsi="Times New Roman" w:cs="Times New Roman"/>
          <w:sz w:val="24"/>
          <w:szCs w:val="24"/>
          <w:rPrChange w:id="21" w:author="Gabriel Dinu" w:date="2023-06-16T21:04:00Z">
            <w:rPr>
              <w:rFonts w:ascii="Times New Roman" w:hAnsi="Times New Roman" w:cs="Times New Roman"/>
              <w:sz w:val="28"/>
              <w:szCs w:val="28"/>
            </w:rPr>
          </w:rPrChange>
        </w:rPr>
      </w:pPr>
      <w:r w:rsidRPr="00D544DD">
        <w:rPr>
          <w:rFonts w:ascii="Times New Roman" w:eastAsiaTheme="minorEastAsia" w:hAnsi="Times New Roman" w:cs="Times New Roman"/>
          <w:sz w:val="24"/>
          <w:szCs w:val="24"/>
          <w:rPrChange w:id="22" w:author="Gabriel Dinu" w:date="2023-06-16T21:04:00Z">
            <w:rPr>
              <w:rFonts w:ascii="Times New Roman" w:hAnsi="Times New Roman" w:cs="Times New Roman"/>
              <w:sz w:val="28"/>
              <w:szCs w:val="28"/>
            </w:rPr>
          </w:rPrChange>
        </w:rPr>
        <w:tab/>
      </w:r>
    </w:p>
    <w:p w14:paraId="26DCC2DE" w14:textId="77777777" w:rsidR="00D544DD" w:rsidRPr="00D544DD" w:rsidRDefault="00D544DD" w:rsidP="00D544DD">
      <w:pPr>
        <w:spacing w:before="26" w:after="0"/>
        <w:jc w:val="right"/>
        <w:rPr>
          <w:rFonts w:ascii="Times New Roman" w:eastAsiaTheme="minorEastAsia" w:hAnsi="Times New Roman" w:cs="Times New Roman"/>
          <w:sz w:val="24"/>
          <w:szCs w:val="24"/>
          <w:rPrChange w:id="23" w:author="Gabriel Dinu" w:date="2023-06-16T21:04:00Z">
            <w:rPr>
              <w:rFonts w:ascii="Times New Roman" w:hAnsi="Times New Roman" w:cs="Times New Roman"/>
              <w:sz w:val="28"/>
              <w:szCs w:val="28"/>
            </w:rPr>
          </w:rPrChange>
        </w:rPr>
      </w:pPr>
    </w:p>
    <w:p w14:paraId="7E2C733F" w14:textId="77777777" w:rsidR="00D544DD" w:rsidRPr="00D544DD" w:rsidRDefault="00D544DD" w:rsidP="00D544DD">
      <w:pPr>
        <w:spacing w:before="26" w:after="0"/>
        <w:jc w:val="right"/>
        <w:rPr>
          <w:rFonts w:ascii="Times New Roman" w:eastAsiaTheme="minorEastAsia" w:hAnsi="Times New Roman" w:cs="Times New Roman"/>
          <w:sz w:val="24"/>
          <w:szCs w:val="24"/>
          <w:rPrChange w:id="24" w:author="Gabriel Dinu" w:date="2023-06-16T21:04:00Z">
            <w:rPr>
              <w:rFonts w:ascii="Times New Roman" w:hAnsi="Times New Roman" w:cs="Times New Roman"/>
              <w:sz w:val="28"/>
              <w:szCs w:val="28"/>
            </w:rPr>
          </w:rPrChange>
        </w:rPr>
      </w:pPr>
    </w:p>
    <w:p w14:paraId="0A4E255C" w14:textId="77777777" w:rsidR="00D544DD" w:rsidRPr="00D544DD" w:rsidRDefault="00D544DD" w:rsidP="00D544DD">
      <w:pPr>
        <w:spacing w:before="26" w:after="0"/>
        <w:rPr>
          <w:rFonts w:ascii="Times New Roman" w:eastAsiaTheme="minorEastAsia" w:hAnsi="Times New Roman" w:cs="Times New Roman"/>
          <w:sz w:val="32"/>
          <w:szCs w:val="32"/>
          <w:rPrChange w:id="25" w:author="Gabriel Dinu" w:date="2023-06-16T21:04:00Z">
            <w:rPr>
              <w:rFonts w:ascii="Times New Roman" w:hAnsi="Times New Roman" w:cs="Times New Roman"/>
              <w:sz w:val="28"/>
              <w:szCs w:val="28"/>
            </w:rPr>
          </w:rPrChange>
        </w:rPr>
      </w:pPr>
      <w:r w:rsidRPr="00D544DD">
        <w:rPr>
          <w:rFonts w:ascii="Times New Roman" w:eastAsiaTheme="minorEastAsia" w:hAnsi="Times New Roman" w:cs="Times New Roman"/>
          <w:sz w:val="32"/>
          <w:szCs w:val="32"/>
          <w:rPrChange w:id="26" w:author="Gabriel Dinu" w:date="2023-06-16T21:04:00Z">
            <w:rPr>
              <w:rFonts w:ascii="Times New Roman" w:hAnsi="Times New Roman" w:cs="Times New Roman"/>
              <w:sz w:val="32"/>
              <w:szCs w:val="32"/>
            </w:rPr>
          </w:rPrChange>
        </w:rPr>
        <w:t>Coordonator</w:t>
      </w:r>
      <w:r w:rsidRPr="00D544DD">
        <w:rPr>
          <w:rFonts w:ascii="Times New Roman" w:eastAsiaTheme="minorEastAsia" w:hAnsi="Times New Roman" w:cs="Times New Roman"/>
          <w:sz w:val="32"/>
          <w:szCs w:val="32"/>
          <w:rPrChange w:id="27" w:author="Gabriel Dinu" w:date="2023-06-16T21:04:00Z">
            <w:rPr>
              <w:rFonts w:ascii="Times New Roman" w:hAnsi="Times New Roman" w:cs="Times New Roman"/>
              <w:sz w:val="28"/>
              <w:szCs w:val="28"/>
            </w:rPr>
          </w:rPrChange>
        </w:rPr>
        <w:t xml:space="preserve"> științific:</w:t>
      </w:r>
    </w:p>
    <w:p w14:paraId="72FBFC6E" w14:textId="41E89E1E" w:rsidR="00D544DD" w:rsidRPr="00D544DD" w:rsidRDefault="00D544DD" w:rsidP="00D544DD">
      <w:pPr>
        <w:spacing w:before="26" w:after="0"/>
        <w:rPr>
          <w:rFonts w:ascii="Times New Roman" w:eastAsiaTheme="minorEastAsia" w:hAnsi="Times New Roman" w:cs="Times New Roman"/>
          <w:sz w:val="32"/>
          <w:szCs w:val="32"/>
        </w:rPr>
      </w:pPr>
      <w:r w:rsidRPr="00BA1735">
        <w:rPr>
          <w:rFonts w:ascii="Times New Roman" w:eastAsiaTheme="minorEastAsia" w:hAnsi="Times New Roman" w:cs="Times New Roman"/>
          <w:sz w:val="32"/>
          <w:szCs w:val="32"/>
        </w:rPr>
        <w:t>Conf. Dr. Carmen Timofte</w:t>
      </w:r>
    </w:p>
    <w:p w14:paraId="48100923" w14:textId="77777777" w:rsidR="00D544DD" w:rsidRPr="00D544DD" w:rsidRDefault="00D544DD" w:rsidP="00D544DD">
      <w:pPr>
        <w:spacing w:before="26" w:after="0"/>
        <w:jc w:val="right"/>
        <w:rPr>
          <w:rFonts w:ascii="Times New Roman" w:eastAsiaTheme="minorEastAsia" w:hAnsi="Times New Roman" w:cs="Times New Roman"/>
          <w:sz w:val="24"/>
          <w:szCs w:val="24"/>
        </w:rPr>
      </w:pPr>
    </w:p>
    <w:p w14:paraId="2A3B6340" w14:textId="7AFEC865" w:rsidR="00D544DD" w:rsidRPr="00D544DD" w:rsidRDefault="00D544DD" w:rsidP="00D544DD">
      <w:pPr>
        <w:spacing w:before="26" w:after="0"/>
        <w:jc w:val="right"/>
        <w:rPr>
          <w:rFonts w:ascii="Times New Roman" w:eastAsiaTheme="minorEastAsia" w:hAnsi="Times New Roman" w:cs="Times New Roman"/>
          <w:sz w:val="32"/>
          <w:szCs w:val="32"/>
          <w:rPrChange w:id="28" w:author="Gabriel Dinu" w:date="2023-06-16T21:04:00Z">
            <w:rPr>
              <w:rFonts w:ascii="Times New Roman" w:hAnsi="Times New Roman" w:cs="Times New Roman"/>
              <w:sz w:val="28"/>
              <w:szCs w:val="28"/>
            </w:rPr>
          </w:rPrChange>
        </w:rPr>
      </w:pPr>
      <w:r w:rsidRPr="00BA1735">
        <w:rPr>
          <w:rFonts w:ascii="Times New Roman" w:eastAsiaTheme="minorEastAsia" w:hAnsi="Times New Roman" w:cs="Times New Roman"/>
          <w:sz w:val="32"/>
          <w:szCs w:val="32"/>
        </w:rPr>
        <w:t>Student</w:t>
      </w:r>
      <w:r w:rsidRPr="00D544DD">
        <w:rPr>
          <w:rFonts w:ascii="Times New Roman" w:eastAsiaTheme="minorEastAsia" w:hAnsi="Times New Roman" w:cs="Times New Roman"/>
          <w:sz w:val="32"/>
          <w:szCs w:val="32"/>
          <w:rPrChange w:id="29" w:author="Gabriel Dinu" w:date="2023-06-16T21:04:00Z">
            <w:rPr>
              <w:rFonts w:ascii="Times New Roman" w:hAnsi="Times New Roman" w:cs="Times New Roman"/>
              <w:sz w:val="28"/>
              <w:szCs w:val="28"/>
            </w:rPr>
          </w:rPrChange>
        </w:rPr>
        <w:t>:</w:t>
      </w:r>
    </w:p>
    <w:p w14:paraId="435B586E" w14:textId="77777777" w:rsidR="00D544DD" w:rsidRPr="00D544DD" w:rsidRDefault="00D544DD" w:rsidP="00D544DD">
      <w:pPr>
        <w:spacing w:before="26" w:after="0"/>
        <w:jc w:val="right"/>
        <w:rPr>
          <w:rFonts w:ascii="Times New Roman" w:eastAsiaTheme="minorEastAsia" w:hAnsi="Times New Roman" w:cs="Times New Roman"/>
          <w:sz w:val="32"/>
          <w:szCs w:val="32"/>
        </w:rPr>
      </w:pPr>
      <w:r w:rsidRPr="00D544DD">
        <w:rPr>
          <w:rFonts w:ascii="Times New Roman" w:eastAsiaTheme="minorEastAsia" w:hAnsi="Times New Roman" w:cs="Times New Roman"/>
          <w:sz w:val="32"/>
          <w:szCs w:val="32"/>
          <w:rPrChange w:id="30" w:author="Gabriel Dinu" w:date="2023-06-16T21:04:00Z">
            <w:rPr>
              <w:rFonts w:ascii="Times New Roman" w:hAnsi="Times New Roman" w:cs="Times New Roman"/>
              <w:sz w:val="28"/>
              <w:szCs w:val="28"/>
            </w:rPr>
          </w:rPrChange>
        </w:rPr>
        <w:t>Dinu Andrei Gabriel</w:t>
      </w:r>
    </w:p>
    <w:p w14:paraId="225C470F" w14:textId="77777777" w:rsidR="00D544DD" w:rsidRPr="00D544DD" w:rsidRDefault="00D544DD" w:rsidP="00D544DD">
      <w:pPr>
        <w:spacing w:before="26" w:after="0"/>
        <w:rPr>
          <w:rFonts w:ascii="Times New Roman" w:eastAsiaTheme="minorEastAsia" w:hAnsi="Times New Roman" w:cs="Times New Roman"/>
          <w:sz w:val="24"/>
          <w:szCs w:val="24"/>
        </w:rPr>
      </w:pPr>
    </w:p>
    <w:p w14:paraId="491ECEC9" w14:textId="77777777" w:rsidR="00D544DD" w:rsidRPr="00D544DD" w:rsidRDefault="00D544DD" w:rsidP="00D544DD">
      <w:pPr>
        <w:spacing w:before="26" w:after="0"/>
        <w:jc w:val="right"/>
        <w:rPr>
          <w:rFonts w:ascii="Times New Roman" w:eastAsiaTheme="minorEastAsia" w:hAnsi="Times New Roman" w:cs="Times New Roman"/>
          <w:sz w:val="24"/>
          <w:szCs w:val="24"/>
          <w:rPrChange w:id="31" w:author="Gabriel Dinu" w:date="2023-06-16T21:04:00Z">
            <w:rPr>
              <w:rFonts w:ascii="Times New Roman" w:hAnsi="Times New Roman" w:cs="Times New Roman"/>
              <w:sz w:val="28"/>
              <w:szCs w:val="28"/>
            </w:rPr>
          </w:rPrChange>
        </w:rPr>
      </w:pPr>
    </w:p>
    <w:p w14:paraId="3DEFC1AC" w14:textId="77777777" w:rsidR="00D544DD" w:rsidRPr="00D544DD" w:rsidRDefault="00D544DD" w:rsidP="00D544DD">
      <w:pPr>
        <w:spacing w:before="26" w:after="0"/>
        <w:jc w:val="center"/>
        <w:rPr>
          <w:rFonts w:ascii="Times New Roman" w:eastAsiaTheme="minorEastAsia" w:hAnsi="Times New Roman" w:cs="Times New Roman"/>
          <w:sz w:val="24"/>
          <w:szCs w:val="24"/>
          <w:rPrChange w:id="32" w:author="Gabriel Dinu" w:date="2023-06-16T21:04:00Z">
            <w:rPr>
              <w:rFonts w:ascii="Times New Roman" w:hAnsi="Times New Roman" w:cs="Times New Roman"/>
              <w:sz w:val="24"/>
              <w:szCs w:val="24"/>
            </w:rPr>
          </w:rPrChange>
        </w:rPr>
      </w:pPr>
      <w:r w:rsidRPr="00D544DD">
        <w:rPr>
          <w:rFonts w:ascii="Times New Roman" w:eastAsiaTheme="minorEastAsia" w:hAnsi="Times New Roman" w:cs="Times New Roman"/>
          <w:sz w:val="24"/>
          <w:szCs w:val="24"/>
          <w:rPrChange w:id="33" w:author="Gabriel Dinu" w:date="2023-06-16T21:04:00Z">
            <w:rPr>
              <w:rFonts w:ascii="Times New Roman" w:hAnsi="Times New Roman" w:cs="Times New Roman"/>
              <w:sz w:val="24"/>
              <w:szCs w:val="24"/>
            </w:rPr>
          </w:rPrChange>
        </w:rPr>
        <w:t>București</w:t>
      </w:r>
    </w:p>
    <w:p w14:paraId="31E5B65B" w14:textId="77777777" w:rsidR="00D544DD" w:rsidRPr="00D544DD" w:rsidRDefault="00D544DD" w:rsidP="00D544DD">
      <w:pPr>
        <w:spacing w:before="26" w:after="0"/>
        <w:jc w:val="center"/>
        <w:rPr>
          <w:rFonts w:ascii="Times New Roman" w:eastAsiaTheme="minorEastAsia" w:hAnsi="Times New Roman" w:cs="Times New Roman"/>
          <w:sz w:val="24"/>
          <w:szCs w:val="24"/>
          <w:rPrChange w:id="34" w:author="Gabriel Dinu" w:date="2023-06-16T21:04:00Z">
            <w:rPr>
              <w:rFonts w:ascii="Times New Roman" w:hAnsi="Times New Roman" w:cs="Times New Roman"/>
              <w:sz w:val="24"/>
              <w:szCs w:val="24"/>
            </w:rPr>
          </w:rPrChange>
        </w:rPr>
      </w:pPr>
    </w:p>
    <w:p w14:paraId="549196DA" w14:textId="45541553" w:rsidR="00D544DD" w:rsidRPr="00D544DD" w:rsidRDefault="00D544DD" w:rsidP="00D544DD">
      <w:pPr>
        <w:spacing w:before="26" w:after="0"/>
        <w:jc w:val="center"/>
        <w:rPr>
          <w:ins w:id="35" w:author="Gabriel Dinu" w:date="2023-06-21T04:25:00Z"/>
          <w:rFonts w:ascii="Times New Roman" w:eastAsiaTheme="minorEastAsia" w:hAnsi="Times New Roman" w:cs="Times New Roman"/>
          <w:sz w:val="24"/>
          <w:szCs w:val="24"/>
        </w:rPr>
      </w:pPr>
      <w:r w:rsidRPr="00D544DD">
        <w:rPr>
          <w:rFonts w:ascii="Times New Roman" w:eastAsiaTheme="minorEastAsia" w:hAnsi="Times New Roman" w:cs="Times New Roman"/>
          <w:sz w:val="24"/>
          <w:szCs w:val="24"/>
          <w:rPrChange w:id="36" w:author="Gabriel Dinu" w:date="2023-06-16T21:04:00Z">
            <w:rPr>
              <w:rFonts w:ascii="Times New Roman" w:hAnsi="Times New Roman" w:cs="Times New Roman"/>
              <w:sz w:val="24"/>
              <w:szCs w:val="24"/>
            </w:rPr>
          </w:rPrChange>
        </w:rPr>
        <w:t>202</w:t>
      </w:r>
      <w:r w:rsidR="000410CE">
        <w:rPr>
          <w:rFonts w:ascii="Times New Roman" w:eastAsiaTheme="minorEastAsia" w:hAnsi="Times New Roman" w:cs="Times New Roman"/>
          <w:sz w:val="24"/>
          <w:szCs w:val="24"/>
        </w:rPr>
        <w:t>4</w:t>
      </w:r>
    </w:p>
    <w:p w14:paraId="2D28D04D" w14:textId="185D1B7E" w:rsidR="00BA1735" w:rsidRPr="00EC4DFA" w:rsidRDefault="00BA1735">
      <w:pPr>
        <w:rPr>
          <w:rFonts w:ascii="Times New Roman" w:hAnsi="Times New Roman" w:cs="Times New Roman"/>
          <w:sz w:val="40"/>
          <w:szCs w:val="40"/>
        </w:rPr>
      </w:pPr>
      <w:r w:rsidRPr="00BA1735">
        <w:rPr>
          <w:rFonts w:ascii="Times New Roman" w:hAnsi="Times New Roman" w:cs="Times New Roman"/>
        </w:rPr>
        <w:lastRenderedPageBreak/>
        <w:tab/>
      </w:r>
      <w:r w:rsidRPr="00BA1735">
        <w:rPr>
          <w:rFonts w:ascii="Times New Roman" w:hAnsi="Times New Roman" w:cs="Times New Roman"/>
        </w:rPr>
        <w:tab/>
      </w:r>
      <w:r w:rsidRPr="00BA1735">
        <w:rPr>
          <w:rFonts w:ascii="Times New Roman" w:hAnsi="Times New Roman" w:cs="Times New Roman"/>
        </w:rPr>
        <w:tab/>
      </w:r>
      <w:r w:rsidRPr="00BA1735">
        <w:rPr>
          <w:rFonts w:ascii="Times New Roman" w:hAnsi="Times New Roman" w:cs="Times New Roman"/>
        </w:rPr>
        <w:tab/>
      </w:r>
      <w:r w:rsidRPr="00BA1735">
        <w:rPr>
          <w:rFonts w:ascii="Times New Roman" w:hAnsi="Times New Roman" w:cs="Times New Roman"/>
        </w:rPr>
        <w:tab/>
      </w:r>
      <w:r w:rsidRPr="00EC4DFA">
        <w:rPr>
          <w:rFonts w:ascii="Times New Roman" w:hAnsi="Times New Roman" w:cs="Times New Roman"/>
          <w:sz w:val="40"/>
          <w:szCs w:val="40"/>
        </w:rPr>
        <w:t>Podgoria DinuVia</w:t>
      </w:r>
    </w:p>
    <w:p w14:paraId="46F47F00" w14:textId="77777777" w:rsidR="00BA1735" w:rsidRPr="00BA1735" w:rsidRDefault="00BA1735">
      <w:pPr>
        <w:rPr>
          <w:rFonts w:ascii="Times New Roman" w:hAnsi="Times New Roman" w:cs="Times New Roman"/>
          <w:sz w:val="32"/>
          <w:szCs w:val="32"/>
        </w:rPr>
      </w:pPr>
    </w:p>
    <w:p w14:paraId="5ADDC2C8" w14:textId="043FCB21" w:rsidR="00873D27" w:rsidRDefault="00BA1735">
      <w:pPr>
        <w:rPr>
          <w:rFonts w:ascii="Times New Roman" w:hAnsi="Times New Roman" w:cs="Times New Roman"/>
        </w:rPr>
      </w:pPr>
      <w:r>
        <w:rPr>
          <w:rFonts w:ascii="Times New Roman" w:hAnsi="Times New Roman" w:cs="Times New Roman"/>
        </w:rPr>
        <w:t xml:space="preserve">Link prezentare -&gt; </w:t>
      </w:r>
      <w:hyperlink r:id="rId7" w:history="1">
        <w:r w:rsidRPr="00D62B67">
          <w:rPr>
            <w:rStyle w:val="Hyperlink"/>
            <w:rFonts w:ascii="Times New Roman" w:hAnsi="Times New Roman" w:cs="Times New Roman"/>
          </w:rPr>
          <w:t>https://www.youtube.com/watch?v=hpnbv12iLk8</w:t>
        </w:r>
      </w:hyperlink>
    </w:p>
    <w:p w14:paraId="4DAC2E17" w14:textId="66F47393" w:rsidR="00BA1735" w:rsidRDefault="00BA1735">
      <w:pPr>
        <w:rPr>
          <w:rFonts w:ascii="Times New Roman" w:hAnsi="Times New Roman" w:cs="Times New Roman"/>
        </w:rPr>
      </w:pPr>
      <w:r>
        <w:rPr>
          <w:rFonts w:ascii="Times New Roman" w:hAnsi="Times New Roman" w:cs="Times New Roman"/>
        </w:rPr>
        <w:t xml:space="preserve">Link publicare -&gt; </w:t>
      </w:r>
      <w:hyperlink r:id="rId8" w:history="1">
        <w:r w:rsidRPr="00D62B67">
          <w:rPr>
            <w:rStyle w:val="Hyperlink"/>
            <w:rFonts w:ascii="Times New Roman" w:hAnsi="Times New Roman" w:cs="Times New Roman"/>
          </w:rPr>
          <w:t>https://frontend-licenta-psi.vercel.app</w:t>
        </w:r>
      </w:hyperlink>
    </w:p>
    <w:p w14:paraId="66D5A12B" w14:textId="08E159F1" w:rsidR="00BA1735" w:rsidRDefault="00BA1735">
      <w:pPr>
        <w:rPr>
          <w:rFonts w:ascii="Times New Roman" w:hAnsi="Times New Roman" w:cs="Times New Roman"/>
        </w:rPr>
      </w:pPr>
      <w:r>
        <w:rPr>
          <w:rFonts w:ascii="Times New Roman" w:hAnsi="Times New Roman" w:cs="Times New Roman"/>
        </w:rPr>
        <w:t xml:space="preserve">Link Repository-uri -&gt; </w:t>
      </w:r>
      <w:hyperlink r:id="rId9" w:history="1">
        <w:r w:rsidRPr="00D62B67">
          <w:rPr>
            <w:rStyle w:val="Hyperlink"/>
            <w:rFonts w:ascii="Times New Roman" w:hAnsi="Times New Roman" w:cs="Times New Roman"/>
          </w:rPr>
          <w:t>https://github.com/andreigabrieldinu/frontendLicenta</w:t>
        </w:r>
      </w:hyperlink>
      <w:r>
        <w:rPr>
          <w:rFonts w:ascii="Times New Roman" w:hAnsi="Times New Roman" w:cs="Times New Roman"/>
        </w:rPr>
        <w:t xml:space="preserve"> , </w:t>
      </w:r>
      <w:hyperlink r:id="rId10" w:history="1">
        <w:r w:rsidR="00EC4DFA" w:rsidRPr="00D62B67">
          <w:rPr>
            <w:rStyle w:val="Hyperlink"/>
            <w:rFonts w:ascii="Times New Roman" w:hAnsi="Times New Roman" w:cs="Times New Roman"/>
          </w:rPr>
          <w:t>https://github.com/andreigabrieldinu/backendLicenta</w:t>
        </w:r>
      </w:hyperlink>
    </w:p>
    <w:p w14:paraId="20F87B0B" w14:textId="191C0A25" w:rsidR="00EC4DFA" w:rsidRDefault="00EC4DFA" w:rsidP="00EC4DFA">
      <w:pPr>
        <w:rPr>
          <w:rFonts w:ascii="Times New Roman" w:hAnsi="Times New Roman" w:cs="Times New Roman"/>
        </w:rPr>
      </w:pPr>
    </w:p>
    <w:p w14:paraId="29D35D05" w14:textId="1482DE3D" w:rsidR="00EC4DFA" w:rsidRPr="00EC4DFA" w:rsidRDefault="00EC4DFA" w:rsidP="00EC4DFA">
      <w:pPr>
        <w:pStyle w:val="ListParagraph"/>
        <w:numPr>
          <w:ilvl w:val="0"/>
          <w:numId w:val="4"/>
        </w:numPr>
        <w:rPr>
          <w:rFonts w:ascii="Times New Roman" w:hAnsi="Times New Roman" w:cs="Times New Roman"/>
          <w:sz w:val="32"/>
          <w:szCs w:val="32"/>
        </w:rPr>
      </w:pPr>
      <w:r w:rsidRPr="00EC4DFA">
        <w:rPr>
          <w:rFonts w:ascii="Times New Roman" w:hAnsi="Times New Roman" w:cs="Times New Roman"/>
          <w:sz w:val="32"/>
          <w:szCs w:val="32"/>
        </w:rPr>
        <w:t>Introducere</w:t>
      </w:r>
    </w:p>
    <w:p w14:paraId="237E2D93" w14:textId="591E5772" w:rsidR="00EC4DFA" w:rsidRDefault="00EC4DFA" w:rsidP="00EC4DFA">
      <w:pPr>
        <w:rPr>
          <w:rFonts w:ascii="Times New Roman" w:hAnsi="Times New Roman" w:cs="Times New Roman"/>
          <w:szCs w:val="32"/>
        </w:rPr>
      </w:pPr>
      <w:r>
        <w:rPr>
          <w:rFonts w:ascii="Times New Roman" w:hAnsi="Times New Roman" w:cs="Times New Roman"/>
          <w:szCs w:val="32"/>
        </w:rPr>
        <w:tab/>
        <w:t xml:space="preserve">Aplicatia prezenta in aceste doua repository-uri reprezinta un magazin online pentru comercializarea sticlelor de vin si a accesoriilor pentru vinuri. Aceasta aplicatie foloseste patru servicii in cloud, si anume: Aiven, Render, Vercel si Stripe API. </w:t>
      </w:r>
    </w:p>
    <w:p w14:paraId="59CD4FCA" w14:textId="102BB96D" w:rsidR="00EC4DFA" w:rsidRPr="00EC4DFA" w:rsidRDefault="00EC4DFA" w:rsidP="00EC4DFA">
      <w:pPr>
        <w:rPr>
          <w:rFonts w:ascii="Times New Roman" w:hAnsi="Times New Roman" w:cs="Times New Roman"/>
          <w:szCs w:val="32"/>
        </w:rPr>
      </w:pPr>
      <w:r w:rsidRPr="00EC4DFA">
        <w:rPr>
          <w:rFonts w:ascii="Times New Roman" w:hAnsi="Times New Roman" w:cs="Times New Roman"/>
          <w:szCs w:val="32"/>
        </w:rPr>
        <w:drawing>
          <wp:inline distT="0" distB="0" distL="0" distR="0" wp14:anchorId="787549FC" wp14:editId="4411CEC5">
            <wp:extent cx="5943600" cy="2943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3860"/>
                    </a:xfrm>
                    <a:prstGeom prst="rect">
                      <a:avLst/>
                    </a:prstGeom>
                  </pic:spPr>
                </pic:pic>
              </a:graphicData>
            </a:graphic>
          </wp:inline>
        </w:drawing>
      </w:r>
    </w:p>
    <w:p w14:paraId="72ED739E" w14:textId="1C38E049" w:rsidR="00BA1735" w:rsidRDefault="00BA1735">
      <w:pPr>
        <w:rPr>
          <w:rFonts w:ascii="Times New Roman" w:hAnsi="Times New Roman" w:cs="Times New Roman"/>
        </w:rPr>
      </w:pPr>
    </w:p>
    <w:p w14:paraId="1BB1A9B1" w14:textId="5EF22FF1" w:rsidR="00EC4DFA" w:rsidRDefault="00EC4DFA" w:rsidP="00EC4DFA">
      <w:pPr>
        <w:pStyle w:val="ListParagraph"/>
        <w:numPr>
          <w:ilvl w:val="0"/>
          <w:numId w:val="4"/>
        </w:numPr>
        <w:rPr>
          <w:rFonts w:ascii="Times New Roman" w:hAnsi="Times New Roman" w:cs="Times New Roman"/>
          <w:sz w:val="40"/>
        </w:rPr>
      </w:pPr>
      <w:r w:rsidRPr="00EC4DFA">
        <w:rPr>
          <w:rFonts w:ascii="Times New Roman" w:hAnsi="Times New Roman" w:cs="Times New Roman"/>
          <w:sz w:val="40"/>
        </w:rPr>
        <w:t>Descrier</w:t>
      </w:r>
      <w:r>
        <w:rPr>
          <w:rFonts w:ascii="Times New Roman" w:hAnsi="Times New Roman" w:cs="Times New Roman"/>
          <w:sz w:val="40"/>
        </w:rPr>
        <w:t>ea problemei.</w:t>
      </w:r>
    </w:p>
    <w:p w14:paraId="0ED0F3BF" w14:textId="288B6282" w:rsidR="00EC4DFA" w:rsidRDefault="00EC4DFA" w:rsidP="00EC4DFA">
      <w:pPr>
        <w:ind w:firstLine="720"/>
        <w:rPr>
          <w:rFonts w:ascii="Times New Roman" w:hAnsi="Times New Roman" w:cs="Times New Roman"/>
        </w:rPr>
      </w:pPr>
      <w:r>
        <w:rPr>
          <w:rFonts w:ascii="Times New Roman" w:hAnsi="Times New Roman" w:cs="Times New Roman"/>
        </w:rPr>
        <w:t xml:space="preserve">O aplicatie precum cea pentru vanzarea in mediul online este esentiala pentru orice comerciant care isi doreste sa i se fie vandut produsul pentru o audienta mai mare decat doar pentru cea locala. </w:t>
      </w:r>
      <w:r w:rsidR="00E41ACD">
        <w:rPr>
          <w:rFonts w:ascii="Times New Roman" w:hAnsi="Times New Roman" w:cs="Times New Roman"/>
        </w:rPr>
        <w:t>Cu atat mai mult cu cat lumea din ziua de azi este destul de comoda, isi doresc a le fi livrate produsele la domiciliu si cum nici nu mai folosesc plata cash, folosesc platile cu cardul online pentru a nu mai detine bancnotele fizic.</w:t>
      </w:r>
      <w:r w:rsidR="00CA7EBF">
        <w:rPr>
          <w:rFonts w:ascii="Times New Roman" w:hAnsi="Times New Roman" w:cs="Times New Roman"/>
        </w:rPr>
        <w:t xml:space="preserve"> De asemenea, este nevoie ca aplicatia sa aiba si o metoda de a tine gestiunea produselor care sunt nou listate sau a celor vechi. Pentru aceasta operatiune a fost implementat si workflow-ul de creare a produsului finit inca de la alegerea terenului de pe care sa se culeaga strugurele.</w:t>
      </w:r>
    </w:p>
    <w:p w14:paraId="271C2D50" w14:textId="7F0310B1" w:rsidR="00E41ACD" w:rsidRDefault="00E41ACD" w:rsidP="00EC4DFA">
      <w:pPr>
        <w:ind w:firstLine="720"/>
        <w:rPr>
          <w:rFonts w:ascii="Times New Roman" w:hAnsi="Times New Roman" w:cs="Times New Roman"/>
        </w:rPr>
      </w:pPr>
    </w:p>
    <w:p w14:paraId="77C53F6D" w14:textId="651F3F8B" w:rsidR="00E41ACD" w:rsidRDefault="00E41ACD" w:rsidP="00EC4DFA">
      <w:pPr>
        <w:ind w:firstLine="720"/>
        <w:rPr>
          <w:rFonts w:ascii="Times New Roman" w:hAnsi="Times New Roman" w:cs="Times New Roman"/>
        </w:rPr>
      </w:pPr>
    </w:p>
    <w:p w14:paraId="7AD59694" w14:textId="4832F866" w:rsidR="00E41ACD" w:rsidRDefault="00E41ACD" w:rsidP="00E41ACD">
      <w:pPr>
        <w:pStyle w:val="ListParagraph"/>
        <w:numPr>
          <w:ilvl w:val="0"/>
          <w:numId w:val="4"/>
        </w:numPr>
        <w:rPr>
          <w:rFonts w:ascii="Times New Roman" w:hAnsi="Times New Roman" w:cs="Times New Roman"/>
          <w:sz w:val="40"/>
        </w:rPr>
      </w:pPr>
      <w:r>
        <w:rPr>
          <w:rFonts w:ascii="Times New Roman" w:hAnsi="Times New Roman" w:cs="Times New Roman"/>
          <w:sz w:val="40"/>
        </w:rPr>
        <w:t xml:space="preserve">Descriere </w:t>
      </w:r>
      <w:r w:rsidR="00CA7EBF">
        <w:rPr>
          <w:rFonts w:ascii="Times New Roman" w:hAnsi="Times New Roman" w:cs="Times New Roman"/>
          <w:sz w:val="40"/>
        </w:rPr>
        <w:t>Baza de Date</w:t>
      </w:r>
    </w:p>
    <w:p w14:paraId="27CED54D" w14:textId="12CF91BA" w:rsidR="00CA7EBF" w:rsidRDefault="00CA7EBF" w:rsidP="00CA7EBF">
      <w:pPr>
        <w:rPr>
          <w:rFonts w:ascii="Times New Roman" w:hAnsi="Times New Roman" w:cs="Times New Roman"/>
        </w:rPr>
      </w:pPr>
      <w:r>
        <w:rPr>
          <w:rFonts w:ascii="Times New Roman" w:hAnsi="Times New Roman" w:cs="Times New Roman"/>
        </w:rPr>
        <w:t>Structura bazei de date este este una care are in componenta 19 tabele folosite pentru diferite procese fie din cadrul magazinului online fie din cadrul administrarii resurselor din spatele magazinului. Mai jos avem o fotografie cu baza de date si relatiile dintre tabele.</w:t>
      </w:r>
    </w:p>
    <w:p w14:paraId="6DE3A8F4" w14:textId="77777777" w:rsidR="00CA7EBF" w:rsidRPr="00CA7EBF" w:rsidRDefault="00CA7EBF" w:rsidP="00CA7EBF">
      <w:pPr>
        <w:rPr>
          <w:rFonts w:ascii="Times New Roman" w:hAnsi="Times New Roman" w:cs="Times New Roman"/>
        </w:rPr>
      </w:pPr>
    </w:p>
    <w:p w14:paraId="266A0468" w14:textId="2B8452A3" w:rsidR="00EC4DFA" w:rsidRDefault="00CA7EBF" w:rsidP="00EC4DFA">
      <w:pPr>
        <w:rPr>
          <w:rFonts w:ascii="Times New Roman" w:hAnsi="Times New Roman" w:cs="Times New Roman"/>
        </w:rPr>
      </w:pPr>
      <w:ins w:id="37" w:author="Gabriel Dinu" w:date="2023-06-19T18:24:00Z">
        <w:r w:rsidRPr="00CC37E4">
          <w:rPr>
            <w:rFonts w:ascii="Times New Roman" w:hAnsi="Times New Roman" w:cs="Times New Roman"/>
            <w:sz w:val="24"/>
            <w:szCs w:val="24"/>
          </w:rPr>
          <w:drawing>
            <wp:inline distT="0" distB="0" distL="0" distR="0" wp14:anchorId="37537193" wp14:editId="11889BC6">
              <wp:extent cx="5943600" cy="362077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0770"/>
                      </a:xfrm>
                      <a:prstGeom prst="rect">
                        <a:avLst/>
                      </a:prstGeom>
                    </pic:spPr>
                  </pic:pic>
                </a:graphicData>
              </a:graphic>
            </wp:inline>
          </w:drawing>
        </w:r>
      </w:ins>
    </w:p>
    <w:p w14:paraId="3568773B" w14:textId="3A241E53" w:rsidR="00CA7EBF" w:rsidRDefault="00CA7EBF" w:rsidP="00CA7EBF">
      <w:pPr>
        <w:pStyle w:val="ListParagraph"/>
        <w:numPr>
          <w:ilvl w:val="0"/>
          <w:numId w:val="4"/>
        </w:numPr>
        <w:rPr>
          <w:rFonts w:ascii="Times New Roman" w:hAnsi="Times New Roman" w:cs="Times New Roman"/>
          <w:sz w:val="40"/>
        </w:rPr>
      </w:pPr>
      <w:r>
        <w:rPr>
          <w:rFonts w:ascii="Times New Roman" w:hAnsi="Times New Roman" w:cs="Times New Roman"/>
          <w:sz w:val="40"/>
        </w:rPr>
        <w:t>Descriere API</w:t>
      </w:r>
    </w:p>
    <w:p w14:paraId="16AC1877" w14:textId="610EE25D" w:rsidR="00CA7EBF" w:rsidRPr="00CA7EBF" w:rsidRDefault="00CA7EBF" w:rsidP="00CA7EBF">
      <w:pPr>
        <w:ind w:firstLine="720"/>
        <w:rPr>
          <w:rFonts w:ascii="Times New Roman" w:hAnsi="Times New Roman" w:cs="Times New Roman"/>
        </w:rPr>
      </w:pPr>
      <w:r>
        <w:rPr>
          <w:rFonts w:ascii="Times New Roman" w:hAnsi="Times New Roman" w:cs="Times New Roman"/>
        </w:rPr>
        <w:t xml:space="preserve">In fotografia de mai jos putem vedea diferite apeluri de la backend catre baza de date pentru a primi sau insera date in aceasta, simbolizand diferite procese precum: autentificarea, listarea unui produs, introducerea unui voucher, creearea unei comenzi sau </w:t>
      </w:r>
      <w:r w:rsidR="009070DE">
        <w:rPr>
          <w:rFonts w:ascii="Times New Roman" w:hAnsi="Times New Roman" w:cs="Times New Roman"/>
        </w:rPr>
        <w:t>introducerea in istoricul de comenzi a unei comenzi plasate.</w:t>
      </w:r>
    </w:p>
    <w:p w14:paraId="4872052B" w14:textId="721FA928" w:rsidR="00CA7EBF" w:rsidRDefault="00CA7EBF" w:rsidP="00EC4DFA">
      <w:pPr>
        <w:rPr>
          <w:rFonts w:ascii="Times New Roman" w:hAnsi="Times New Roman" w:cs="Times New Roman"/>
        </w:rPr>
      </w:pPr>
      <w:r w:rsidRPr="00CA7EBF">
        <w:rPr>
          <w:rFonts w:ascii="Times New Roman" w:hAnsi="Times New Roman" w:cs="Times New Roman"/>
        </w:rPr>
        <w:lastRenderedPageBreak/>
        <w:drawing>
          <wp:inline distT="0" distB="0" distL="0" distR="0" wp14:anchorId="13632A03" wp14:editId="360FA5F9">
            <wp:extent cx="5943600" cy="236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7915"/>
                    </a:xfrm>
                    <a:prstGeom prst="rect">
                      <a:avLst/>
                    </a:prstGeom>
                  </pic:spPr>
                </pic:pic>
              </a:graphicData>
            </a:graphic>
          </wp:inline>
        </w:drawing>
      </w:r>
    </w:p>
    <w:p w14:paraId="43A9629C" w14:textId="584F82BA" w:rsidR="00C9579B" w:rsidRDefault="00C9579B" w:rsidP="00C9579B">
      <w:pPr>
        <w:pStyle w:val="ListParagraph"/>
        <w:numPr>
          <w:ilvl w:val="0"/>
          <w:numId w:val="5"/>
        </w:numPr>
        <w:rPr>
          <w:rFonts w:ascii="Times New Roman" w:hAnsi="Times New Roman" w:cs="Times New Roman"/>
          <w:sz w:val="40"/>
        </w:rPr>
      </w:pPr>
      <w:r>
        <w:rPr>
          <w:rFonts w:ascii="Times New Roman" w:hAnsi="Times New Roman" w:cs="Times New Roman"/>
          <w:sz w:val="40"/>
        </w:rPr>
        <w:t>Tehnologii Cloud folosite</w:t>
      </w:r>
    </w:p>
    <w:p w14:paraId="7D56FB59" w14:textId="1E18A0EE" w:rsidR="00C9579B" w:rsidRDefault="00C9579B" w:rsidP="00C9579B">
      <w:pPr>
        <w:rPr>
          <w:rFonts w:ascii="Times New Roman" w:hAnsi="Times New Roman" w:cs="Times New Roman"/>
        </w:rPr>
      </w:pPr>
      <w:r>
        <w:rPr>
          <w:rFonts w:ascii="Times New Roman" w:hAnsi="Times New Roman" w:cs="Times New Roman"/>
        </w:rPr>
        <w:t>Pentru migrarea aplicatiei din local spre cloud am folosit 3 platforme de ce m-au ajutat la publicarea aplicatiei cu succes:</w:t>
      </w:r>
    </w:p>
    <w:p w14:paraId="705CC8B3" w14:textId="54912268" w:rsidR="00F90F04" w:rsidRDefault="00C9579B" w:rsidP="00F90F04">
      <w:pPr>
        <w:pStyle w:val="ListParagraph"/>
        <w:numPr>
          <w:ilvl w:val="0"/>
          <w:numId w:val="6"/>
        </w:numPr>
        <w:rPr>
          <w:rFonts w:ascii="Times New Roman" w:hAnsi="Times New Roman" w:cs="Times New Roman"/>
        </w:rPr>
      </w:pPr>
      <w:r>
        <w:rPr>
          <w:rFonts w:ascii="Times New Roman" w:hAnsi="Times New Roman" w:cs="Times New Roman"/>
        </w:rPr>
        <w:t xml:space="preserve">Aiven pentru </w:t>
      </w:r>
      <w:r w:rsidR="00F90F04">
        <w:rPr>
          <w:rFonts w:ascii="Times New Roman" w:hAnsi="Times New Roman" w:cs="Times New Roman"/>
        </w:rPr>
        <w:t>pentru Baza de Date</w:t>
      </w:r>
      <w:r w:rsidR="005174A5">
        <w:rPr>
          <w:rFonts w:ascii="Times New Roman" w:hAnsi="Times New Roman" w:cs="Times New Roman"/>
        </w:rPr>
        <w:t xml:space="preserve"> MySQL</w:t>
      </w:r>
      <w:r w:rsidR="00F90F04">
        <w:rPr>
          <w:rFonts w:ascii="Times New Roman" w:hAnsi="Times New Roman" w:cs="Times New Roman"/>
        </w:rPr>
        <w:t xml:space="preserve"> in Cloud:</w:t>
      </w:r>
      <w:r w:rsidR="005174A5" w:rsidRPr="005174A5">
        <w:t xml:space="preserve"> </w:t>
      </w:r>
      <w:r w:rsidR="005174A5" w:rsidRPr="005174A5">
        <w:rPr>
          <w:rFonts w:ascii="Times New Roman" w:hAnsi="Times New Roman" w:cs="Times New Roman"/>
        </w:rPr>
        <w:t>Platforma Aiven elimina dificultatile legate de gestionarea infrastructurii de date in cloud. Platforma de date in cloud all-in-one a Aiven combina toate instrumentele de care este nevoie pentru a  conecta la serviciile de date pe care le utilizam, la toti furnizorii majori de cloud.</w:t>
      </w:r>
    </w:p>
    <w:p w14:paraId="4A6137F8" w14:textId="77777777" w:rsidR="005174A5" w:rsidRPr="005174A5" w:rsidRDefault="005174A5" w:rsidP="005174A5">
      <w:pPr>
        <w:ind w:left="360"/>
        <w:rPr>
          <w:rFonts w:ascii="Times New Roman" w:hAnsi="Times New Roman" w:cs="Times New Roman"/>
        </w:rPr>
      </w:pPr>
    </w:p>
    <w:p w14:paraId="0295FEB3" w14:textId="45C2F315" w:rsidR="00F90F04" w:rsidRDefault="00F90F04" w:rsidP="00F90F04">
      <w:pPr>
        <w:rPr>
          <w:rFonts w:ascii="Times New Roman" w:hAnsi="Times New Roman" w:cs="Times New Roman"/>
        </w:rPr>
      </w:pPr>
      <w:r w:rsidRPr="00F90F04">
        <w:rPr>
          <w:rFonts w:ascii="Times New Roman" w:hAnsi="Times New Roman" w:cs="Times New Roman"/>
        </w:rPr>
        <w:drawing>
          <wp:inline distT="0" distB="0" distL="0" distR="0" wp14:anchorId="427E340B" wp14:editId="2C2EC809">
            <wp:extent cx="5943600" cy="2169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9795"/>
                    </a:xfrm>
                    <a:prstGeom prst="rect">
                      <a:avLst/>
                    </a:prstGeom>
                  </pic:spPr>
                </pic:pic>
              </a:graphicData>
            </a:graphic>
          </wp:inline>
        </w:drawing>
      </w:r>
    </w:p>
    <w:p w14:paraId="62F455FA" w14:textId="3313F101" w:rsidR="000410CE" w:rsidRDefault="000410CE" w:rsidP="000410CE">
      <w:pPr>
        <w:pStyle w:val="ListParagraph"/>
        <w:numPr>
          <w:ilvl w:val="0"/>
          <w:numId w:val="6"/>
        </w:numPr>
        <w:rPr>
          <w:rFonts w:ascii="Times New Roman" w:hAnsi="Times New Roman" w:cs="Times New Roman"/>
        </w:rPr>
      </w:pPr>
      <w:r>
        <w:rPr>
          <w:rFonts w:ascii="Times New Roman" w:hAnsi="Times New Roman" w:cs="Times New Roman"/>
        </w:rPr>
        <w:t>Render pentru Backend-ul in Cloud:</w:t>
      </w:r>
      <w:r w:rsidR="005174A5">
        <w:rPr>
          <w:rFonts w:ascii="Times New Roman" w:hAnsi="Times New Roman" w:cs="Times New Roman"/>
        </w:rPr>
        <w:t xml:space="preserve"> </w:t>
      </w:r>
      <w:r w:rsidR="005174A5" w:rsidRPr="005174A5">
        <w:rPr>
          <w:rFonts w:ascii="Times New Roman" w:hAnsi="Times New Roman" w:cs="Times New Roman"/>
        </w:rPr>
        <w:t xml:space="preserve">Render este un cloud unificat pentru a construi </w:t>
      </w:r>
      <w:r w:rsidR="00395AB3">
        <w:rPr>
          <w:rFonts w:ascii="Times New Roman" w:hAnsi="Times New Roman" w:cs="Times New Roman"/>
        </w:rPr>
        <w:t>s</w:t>
      </w:r>
      <w:r w:rsidR="005174A5" w:rsidRPr="005174A5">
        <w:rPr>
          <w:rFonts w:ascii="Times New Roman" w:hAnsi="Times New Roman" w:cs="Times New Roman"/>
        </w:rPr>
        <w:t>i rula toate aplica</w:t>
      </w:r>
      <w:r w:rsidR="00395AB3">
        <w:rPr>
          <w:rFonts w:ascii="Times New Roman" w:hAnsi="Times New Roman" w:cs="Times New Roman"/>
        </w:rPr>
        <w:t>t</w:t>
      </w:r>
      <w:r w:rsidR="005174A5" w:rsidRPr="005174A5">
        <w:rPr>
          <w:rFonts w:ascii="Times New Roman" w:hAnsi="Times New Roman" w:cs="Times New Roman"/>
        </w:rPr>
        <w:t>iile și site-uril</w:t>
      </w:r>
      <w:r w:rsidR="00395AB3">
        <w:rPr>
          <w:rFonts w:ascii="Times New Roman" w:hAnsi="Times New Roman" w:cs="Times New Roman"/>
        </w:rPr>
        <w:t xml:space="preserve">e </w:t>
      </w:r>
      <w:r w:rsidR="005174A5" w:rsidRPr="005174A5">
        <w:rPr>
          <w:rFonts w:ascii="Times New Roman" w:hAnsi="Times New Roman" w:cs="Times New Roman"/>
        </w:rPr>
        <w:t>cu certificate TLS gratuite, CDN global, re</w:t>
      </w:r>
      <w:r w:rsidR="00395AB3">
        <w:rPr>
          <w:rFonts w:ascii="Times New Roman" w:hAnsi="Times New Roman" w:cs="Times New Roman"/>
        </w:rPr>
        <w:t>t</w:t>
      </w:r>
      <w:r w:rsidR="005174A5" w:rsidRPr="005174A5">
        <w:rPr>
          <w:rFonts w:ascii="Times New Roman" w:hAnsi="Times New Roman" w:cs="Times New Roman"/>
        </w:rPr>
        <w:t xml:space="preserve">ele private </w:t>
      </w:r>
      <w:r w:rsidR="00395AB3">
        <w:rPr>
          <w:rFonts w:ascii="Times New Roman" w:hAnsi="Times New Roman" w:cs="Times New Roman"/>
        </w:rPr>
        <w:t>s</w:t>
      </w:r>
      <w:r w:rsidR="005174A5" w:rsidRPr="005174A5">
        <w:rPr>
          <w:rFonts w:ascii="Times New Roman" w:hAnsi="Times New Roman" w:cs="Times New Roman"/>
        </w:rPr>
        <w:t>i implement</w:t>
      </w:r>
      <w:r w:rsidR="00395AB3">
        <w:rPr>
          <w:rFonts w:ascii="Times New Roman" w:hAnsi="Times New Roman" w:cs="Times New Roman"/>
        </w:rPr>
        <w:t>a</w:t>
      </w:r>
      <w:r w:rsidR="005174A5" w:rsidRPr="005174A5">
        <w:rPr>
          <w:rFonts w:ascii="Times New Roman" w:hAnsi="Times New Roman" w:cs="Times New Roman"/>
        </w:rPr>
        <w:t>ri automate din Git.</w:t>
      </w:r>
    </w:p>
    <w:p w14:paraId="42ADF67A" w14:textId="487AAF4A" w:rsidR="000410CE" w:rsidRDefault="000410CE" w:rsidP="000410CE">
      <w:pPr>
        <w:ind w:left="360"/>
        <w:rPr>
          <w:rFonts w:ascii="Times New Roman" w:hAnsi="Times New Roman" w:cs="Times New Roman"/>
        </w:rPr>
      </w:pPr>
      <w:r w:rsidRPr="000410CE">
        <w:rPr>
          <w:rFonts w:ascii="Times New Roman" w:hAnsi="Times New Roman" w:cs="Times New Roman"/>
        </w:rPr>
        <w:lastRenderedPageBreak/>
        <w:drawing>
          <wp:inline distT="0" distB="0" distL="0" distR="0" wp14:anchorId="39A5C3E8" wp14:editId="71B50481">
            <wp:extent cx="59436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9000"/>
                    </a:xfrm>
                    <a:prstGeom prst="rect">
                      <a:avLst/>
                    </a:prstGeom>
                  </pic:spPr>
                </pic:pic>
              </a:graphicData>
            </a:graphic>
          </wp:inline>
        </w:drawing>
      </w:r>
    </w:p>
    <w:p w14:paraId="25A38F6A" w14:textId="3357504A" w:rsidR="000410CE" w:rsidRDefault="000410CE" w:rsidP="000410CE">
      <w:pPr>
        <w:pStyle w:val="ListParagraph"/>
        <w:numPr>
          <w:ilvl w:val="0"/>
          <w:numId w:val="6"/>
        </w:numPr>
        <w:rPr>
          <w:rFonts w:ascii="Times New Roman" w:hAnsi="Times New Roman" w:cs="Times New Roman"/>
        </w:rPr>
      </w:pPr>
      <w:r>
        <w:rPr>
          <w:rFonts w:ascii="Times New Roman" w:hAnsi="Times New Roman" w:cs="Times New Roman"/>
        </w:rPr>
        <w:t>Vercel pentru Frontend-ul in Cloud:</w:t>
      </w:r>
      <w:r w:rsidR="00395AB3">
        <w:rPr>
          <w:rFonts w:ascii="Times New Roman" w:hAnsi="Times New Roman" w:cs="Times New Roman"/>
        </w:rPr>
        <w:t xml:space="preserve"> </w:t>
      </w:r>
      <w:r w:rsidR="00395AB3" w:rsidRPr="00395AB3">
        <w:rPr>
          <w:rFonts w:ascii="Times New Roman" w:hAnsi="Times New Roman" w:cs="Times New Roman"/>
        </w:rPr>
        <w:t>Frontend Cloud de la Vercel ofer</w:t>
      </w:r>
      <w:r w:rsidR="00395AB3">
        <w:rPr>
          <w:rFonts w:ascii="Times New Roman" w:hAnsi="Times New Roman" w:cs="Times New Roman"/>
        </w:rPr>
        <w:t>a</w:t>
      </w:r>
      <w:r w:rsidR="00395AB3" w:rsidRPr="00395AB3">
        <w:rPr>
          <w:rFonts w:ascii="Times New Roman" w:hAnsi="Times New Roman" w:cs="Times New Roman"/>
        </w:rPr>
        <w:t xml:space="preserve"> experien</w:t>
      </w:r>
      <w:r w:rsidR="00395AB3">
        <w:rPr>
          <w:rFonts w:ascii="Times New Roman" w:hAnsi="Times New Roman" w:cs="Times New Roman"/>
        </w:rPr>
        <w:t>t</w:t>
      </w:r>
      <w:r w:rsidR="00395AB3" w:rsidRPr="00395AB3">
        <w:rPr>
          <w:rFonts w:ascii="Times New Roman" w:hAnsi="Times New Roman" w:cs="Times New Roman"/>
        </w:rPr>
        <w:t xml:space="preserve">a dezvoltatorului </w:t>
      </w:r>
      <w:r w:rsidR="00395AB3">
        <w:rPr>
          <w:rFonts w:ascii="Times New Roman" w:hAnsi="Times New Roman" w:cs="Times New Roman"/>
        </w:rPr>
        <w:t>s</w:t>
      </w:r>
      <w:r w:rsidR="00395AB3" w:rsidRPr="00395AB3">
        <w:rPr>
          <w:rFonts w:ascii="Times New Roman" w:hAnsi="Times New Roman" w:cs="Times New Roman"/>
        </w:rPr>
        <w:t>i infrastructura necesar</w:t>
      </w:r>
      <w:r w:rsidR="00395AB3">
        <w:rPr>
          <w:rFonts w:ascii="Times New Roman" w:hAnsi="Times New Roman" w:cs="Times New Roman"/>
        </w:rPr>
        <w:t>a</w:t>
      </w:r>
      <w:r w:rsidR="00395AB3" w:rsidRPr="00395AB3">
        <w:rPr>
          <w:rFonts w:ascii="Times New Roman" w:hAnsi="Times New Roman" w:cs="Times New Roman"/>
        </w:rPr>
        <w:t xml:space="preserve"> pentru a construi, extinde </w:t>
      </w:r>
      <w:r w:rsidR="00395AB3">
        <w:rPr>
          <w:rFonts w:ascii="Times New Roman" w:hAnsi="Times New Roman" w:cs="Times New Roman"/>
        </w:rPr>
        <w:t>s</w:t>
      </w:r>
      <w:r w:rsidR="00395AB3" w:rsidRPr="00395AB3">
        <w:rPr>
          <w:rFonts w:ascii="Times New Roman" w:hAnsi="Times New Roman" w:cs="Times New Roman"/>
        </w:rPr>
        <w:t xml:space="preserve">i securiza o aplicatie web mai rapid </w:t>
      </w:r>
      <w:r w:rsidR="00395AB3">
        <w:rPr>
          <w:rFonts w:ascii="Times New Roman" w:hAnsi="Times New Roman" w:cs="Times New Roman"/>
        </w:rPr>
        <w:t>s</w:t>
      </w:r>
      <w:r w:rsidR="00395AB3" w:rsidRPr="00395AB3">
        <w:rPr>
          <w:rFonts w:ascii="Times New Roman" w:hAnsi="Times New Roman" w:cs="Times New Roman"/>
        </w:rPr>
        <w:t>i mai personalizat.</w:t>
      </w:r>
    </w:p>
    <w:p w14:paraId="47AB4993" w14:textId="3908DCE6" w:rsidR="000410CE" w:rsidRDefault="000410CE" w:rsidP="000410CE">
      <w:pPr>
        <w:rPr>
          <w:rFonts w:ascii="Times New Roman" w:hAnsi="Times New Roman" w:cs="Times New Roman"/>
        </w:rPr>
      </w:pPr>
      <w:r w:rsidRPr="000410CE">
        <w:rPr>
          <w:rFonts w:ascii="Times New Roman" w:hAnsi="Times New Roman" w:cs="Times New Roman"/>
        </w:rPr>
        <w:drawing>
          <wp:inline distT="0" distB="0" distL="0" distR="0" wp14:anchorId="22FB1CBD" wp14:editId="37656DEB">
            <wp:extent cx="5943600" cy="2874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4010"/>
                    </a:xfrm>
                    <a:prstGeom prst="rect">
                      <a:avLst/>
                    </a:prstGeom>
                  </pic:spPr>
                </pic:pic>
              </a:graphicData>
            </a:graphic>
          </wp:inline>
        </w:drawing>
      </w:r>
    </w:p>
    <w:p w14:paraId="240F31EF" w14:textId="6EE34461" w:rsidR="00E242CB" w:rsidRDefault="00E242CB" w:rsidP="00E242CB">
      <w:pPr>
        <w:pStyle w:val="ListParagraph"/>
        <w:numPr>
          <w:ilvl w:val="0"/>
          <w:numId w:val="6"/>
        </w:numPr>
        <w:rPr>
          <w:rFonts w:ascii="Times New Roman" w:hAnsi="Times New Roman" w:cs="Times New Roman"/>
        </w:rPr>
      </w:pPr>
      <w:r>
        <w:rPr>
          <w:rFonts w:ascii="Times New Roman" w:hAnsi="Times New Roman" w:cs="Times New Roman"/>
        </w:rPr>
        <w:t>Stripe AP</w:t>
      </w:r>
      <w:r w:rsidR="005174A5">
        <w:rPr>
          <w:rFonts w:ascii="Times New Roman" w:hAnsi="Times New Roman" w:cs="Times New Roman"/>
        </w:rPr>
        <w:t>I</w:t>
      </w:r>
      <w:r>
        <w:rPr>
          <w:rFonts w:ascii="Times New Roman" w:hAnsi="Times New Roman" w:cs="Times New Roman"/>
        </w:rPr>
        <w:t xml:space="preserve"> pentru plati cu cardul:</w:t>
      </w:r>
      <w:r w:rsidR="00395AB3">
        <w:rPr>
          <w:rFonts w:ascii="Times New Roman" w:hAnsi="Times New Roman" w:cs="Times New Roman"/>
        </w:rPr>
        <w:t xml:space="preserve"> Stripe API este organizat in jurul REST. Acesta poate fi folosit in modul de test ca mai jos, este folosit pentru validarea platilor cu cardul.</w:t>
      </w:r>
    </w:p>
    <w:p w14:paraId="0DCCB0CB" w14:textId="0A78C980" w:rsidR="00E242CB" w:rsidRPr="00E242CB" w:rsidRDefault="00E242CB" w:rsidP="00E242CB">
      <w:pPr>
        <w:rPr>
          <w:rFonts w:ascii="Times New Roman" w:hAnsi="Times New Roman" w:cs="Times New Roman"/>
        </w:rPr>
      </w:pPr>
      <w:r w:rsidRPr="00C9579B">
        <w:rPr>
          <w:rFonts w:ascii="Times New Roman" w:hAnsi="Times New Roman" w:cs="Times New Roman"/>
        </w:rPr>
        <w:lastRenderedPageBreak/>
        <w:drawing>
          <wp:inline distT="0" distB="0" distL="0" distR="0" wp14:anchorId="56D6F583" wp14:editId="4ED8AC89">
            <wp:extent cx="5943600" cy="3096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6260"/>
                    </a:xfrm>
                    <a:prstGeom prst="rect">
                      <a:avLst/>
                    </a:prstGeom>
                  </pic:spPr>
                </pic:pic>
              </a:graphicData>
            </a:graphic>
          </wp:inline>
        </w:drawing>
      </w:r>
    </w:p>
    <w:p w14:paraId="3D7BA015" w14:textId="2931460E" w:rsidR="009070DE" w:rsidRPr="00C9579B" w:rsidRDefault="00C9579B" w:rsidP="00C9579B">
      <w:pPr>
        <w:pStyle w:val="ListParagraph"/>
        <w:numPr>
          <w:ilvl w:val="0"/>
          <w:numId w:val="5"/>
        </w:numPr>
        <w:rPr>
          <w:rFonts w:ascii="Times New Roman" w:hAnsi="Times New Roman" w:cs="Times New Roman"/>
          <w:sz w:val="40"/>
        </w:rPr>
      </w:pPr>
      <w:r w:rsidRPr="00C9579B">
        <w:rPr>
          <w:rFonts w:ascii="Times New Roman" w:hAnsi="Times New Roman" w:cs="Times New Roman"/>
          <w:sz w:val="40"/>
        </w:rPr>
        <w:t>Capturi aplicatie</w:t>
      </w:r>
    </w:p>
    <w:p w14:paraId="7F5A004B" w14:textId="7C75EF20" w:rsidR="009070DE" w:rsidRDefault="009070DE" w:rsidP="009070DE">
      <w:pPr>
        <w:ind w:firstLine="720"/>
        <w:rPr>
          <w:rFonts w:ascii="Times New Roman" w:hAnsi="Times New Roman" w:cs="Times New Roman"/>
        </w:rPr>
      </w:pPr>
    </w:p>
    <w:p w14:paraId="18F57455" w14:textId="198DEAAF" w:rsidR="009070DE" w:rsidRDefault="009070DE" w:rsidP="009070DE">
      <w:pPr>
        <w:rPr>
          <w:rFonts w:ascii="Times New Roman" w:hAnsi="Times New Roman" w:cs="Times New Roman"/>
        </w:rPr>
      </w:pPr>
      <w:r w:rsidRPr="009070DE">
        <w:rPr>
          <w:rFonts w:ascii="Times New Roman" w:hAnsi="Times New Roman" w:cs="Times New Roman"/>
        </w:rPr>
        <w:drawing>
          <wp:inline distT="0" distB="0" distL="0" distR="0" wp14:anchorId="01D440F7" wp14:editId="3DE39AD4">
            <wp:extent cx="5943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2275"/>
                    </a:xfrm>
                    <a:prstGeom prst="rect">
                      <a:avLst/>
                    </a:prstGeom>
                  </pic:spPr>
                </pic:pic>
              </a:graphicData>
            </a:graphic>
          </wp:inline>
        </w:drawing>
      </w:r>
    </w:p>
    <w:p w14:paraId="5A685603" w14:textId="3D85E142" w:rsidR="00C9579B" w:rsidRDefault="00C9579B" w:rsidP="009070DE">
      <w:pPr>
        <w:rPr>
          <w:rFonts w:ascii="Times New Roman" w:hAnsi="Times New Roman" w:cs="Times New Roman"/>
        </w:rPr>
      </w:pPr>
    </w:p>
    <w:p w14:paraId="0F181975" w14:textId="3B2646AC" w:rsidR="00C9579B" w:rsidRDefault="00C9579B" w:rsidP="009070DE">
      <w:pPr>
        <w:rPr>
          <w:rFonts w:ascii="Times New Roman" w:hAnsi="Times New Roman" w:cs="Times New Roman"/>
        </w:rPr>
      </w:pPr>
      <w:r w:rsidRPr="00C9579B">
        <w:rPr>
          <w:rFonts w:ascii="Times New Roman" w:hAnsi="Times New Roman" w:cs="Times New Roman"/>
        </w:rPr>
        <w:lastRenderedPageBreak/>
        <w:drawing>
          <wp:inline distT="0" distB="0" distL="0" distR="0" wp14:anchorId="20240412" wp14:editId="01948E5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67219DD" w14:textId="15EDE478" w:rsidR="00C9579B" w:rsidRDefault="00C9579B" w:rsidP="009070DE">
      <w:pPr>
        <w:rPr>
          <w:rFonts w:ascii="Times New Roman" w:hAnsi="Times New Roman" w:cs="Times New Roman"/>
        </w:rPr>
      </w:pPr>
      <w:r w:rsidRPr="00C9579B">
        <w:rPr>
          <w:rFonts w:ascii="Times New Roman" w:hAnsi="Times New Roman" w:cs="Times New Roman"/>
        </w:rPr>
        <w:drawing>
          <wp:inline distT="0" distB="0" distL="0" distR="0" wp14:anchorId="5AFF6238" wp14:editId="7CCE2FD5">
            <wp:extent cx="5943600" cy="3519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9170"/>
                    </a:xfrm>
                    <a:prstGeom prst="rect">
                      <a:avLst/>
                    </a:prstGeom>
                  </pic:spPr>
                </pic:pic>
              </a:graphicData>
            </a:graphic>
          </wp:inline>
        </w:drawing>
      </w:r>
    </w:p>
    <w:p w14:paraId="6262835E" w14:textId="5FC9E922" w:rsidR="00C9579B" w:rsidRDefault="00C9579B" w:rsidP="009070DE">
      <w:pPr>
        <w:rPr>
          <w:rFonts w:ascii="Times New Roman" w:hAnsi="Times New Roman" w:cs="Times New Roman"/>
        </w:rPr>
      </w:pPr>
      <w:r w:rsidRPr="00C9579B">
        <w:rPr>
          <w:rFonts w:ascii="Times New Roman" w:hAnsi="Times New Roman" w:cs="Times New Roman"/>
        </w:rPr>
        <w:lastRenderedPageBreak/>
        <w:drawing>
          <wp:inline distT="0" distB="0" distL="0" distR="0" wp14:anchorId="3300E3F2" wp14:editId="274A130F">
            <wp:extent cx="5943600" cy="3096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6260"/>
                    </a:xfrm>
                    <a:prstGeom prst="rect">
                      <a:avLst/>
                    </a:prstGeom>
                  </pic:spPr>
                </pic:pic>
              </a:graphicData>
            </a:graphic>
          </wp:inline>
        </w:drawing>
      </w:r>
    </w:p>
    <w:p w14:paraId="2D08EE2A" w14:textId="2982D310" w:rsidR="00C9579B" w:rsidRDefault="00C9579B" w:rsidP="005174A5">
      <w:pPr>
        <w:rPr>
          <w:rFonts w:ascii="Times New Roman" w:hAnsi="Times New Roman" w:cs="Times New Roman"/>
        </w:rPr>
      </w:pPr>
      <w:r w:rsidRPr="00C9579B">
        <w:rPr>
          <w:rFonts w:ascii="Times New Roman" w:hAnsi="Times New Roman" w:cs="Times New Roman"/>
        </w:rPr>
        <w:drawing>
          <wp:inline distT="0" distB="0" distL="0" distR="0" wp14:anchorId="4A1BBFEF" wp14:editId="0B5B573E">
            <wp:extent cx="5943600" cy="2099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9945"/>
                    </a:xfrm>
                    <a:prstGeom prst="rect">
                      <a:avLst/>
                    </a:prstGeom>
                  </pic:spPr>
                </pic:pic>
              </a:graphicData>
            </a:graphic>
          </wp:inline>
        </w:drawing>
      </w:r>
    </w:p>
    <w:p w14:paraId="1AE7CD54" w14:textId="49BCD20D" w:rsidR="005174A5" w:rsidRDefault="005174A5" w:rsidP="005174A5">
      <w:pPr>
        <w:rPr>
          <w:rFonts w:ascii="Times New Roman" w:hAnsi="Times New Roman" w:cs="Times New Roman"/>
        </w:rPr>
      </w:pPr>
    </w:p>
    <w:p w14:paraId="6BD321F3" w14:textId="30F8A285" w:rsidR="005174A5" w:rsidRDefault="005174A5" w:rsidP="005174A5">
      <w:pPr>
        <w:pStyle w:val="ListParagraph"/>
        <w:numPr>
          <w:ilvl w:val="0"/>
          <w:numId w:val="5"/>
        </w:numPr>
        <w:rPr>
          <w:rFonts w:ascii="Times New Roman" w:hAnsi="Times New Roman" w:cs="Times New Roman"/>
          <w:sz w:val="40"/>
        </w:rPr>
      </w:pPr>
      <w:r>
        <w:rPr>
          <w:rFonts w:ascii="Times New Roman" w:hAnsi="Times New Roman" w:cs="Times New Roman"/>
          <w:sz w:val="40"/>
        </w:rPr>
        <w:t>Referinte</w:t>
      </w:r>
    </w:p>
    <w:p w14:paraId="4D7F8874" w14:textId="2D003E13" w:rsidR="005174A5" w:rsidRDefault="00395AB3" w:rsidP="005174A5">
      <w:pPr>
        <w:rPr>
          <w:rFonts w:ascii="Times New Roman" w:hAnsi="Times New Roman" w:cs="Times New Roman"/>
        </w:rPr>
      </w:pPr>
      <w:hyperlink r:id="rId22" w:history="1">
        <w:r w:rsidRPr="00D62342">
          <w:rPr>
            <w:rStyle w:val="Hyperlink"/>
            <w:rFonts w:ascii="Times New Roman" w:hAnsi="Times New Roman" w:cs="Times New Roman"/>
          </w:rPr>
          <w:t>https://aiven.io/</w:t>
        </w:r>
      </w:hyperlink>
    </w:p>
    <w:p w14:paraId="7B80424E" w14:textId="278849FE" w:rsidR="00395AB3" w:rsidRDefault="00395AB3" w:rsidP="005174A5">
      <w:pPr>
        <w:rPr>
          <w:rFonts w:ascii="Times New Roman" w:hAnsi="Times New Roman" w:cs="Times New Roman"/>
        </w:rPr>
      </w:pPr>
      <w:hyperlink r:id="rId23" w:history="1">
        <w:r w:rsidRPr="00D62342">
          <w:rPr>
            <w:rStyle w:val="Hyperlink"/>
            <w:rFonts w:ascii="Times New Roman" w:hAnsi="Times New Roman" w:cs="Times New Roman"/>
          </w:rPr>
          <w:t>https://render.com/</w:t>
        </w:r>
      </w:hyperlink>
    </w:p>
    <w:p w14:paraId="6723DBBA" w14:textId="59EBB631" w:rsidR="00395AB3" w:rsidRDefault="00395AB3" w:rsidP="005174A5">
      <w:pPr>
        <w:rPr>
          <w:rFonts w:ascii="Times New Roman" w:hAnsi="Times New Roman" w:cs="Times New Roman"/>
        </w:rPr>
      </w:pPr>
      <w:hyperlink r:id="rId24" w:history="1">
        <w:r w:rsidRPr="00D62342">
          <w:rPr>
            <w:rStyle w:val="Hyperlink"/>
            <w:rFonts w:ascii="Times New Roman" w:hAnsi="Times New Roman" w:cs="Times New Roman"/>
          </w:rPr>
          <w:t>https://github.com/vercel/vercel</w:t>
        </w:r>
      </w:hyperlink>
    </w:p>
    <w:p w14:paraId="281093E8" w14:textId="575D06BC" w:rsidR="00395AB3" w:rsidRPr="005174A5" w:rsidRDefault="00395AB3" w:rsidP="005174A5">
      <w:pPr>
        <w:rPr>
          <w:rFonts w:ascii="Times New Roman" w:hAnsi="Times New Roman" w:cs="Times New Roman"/>
        </w:rPr>
      </w:pPr>
      <w:hyperlink r:id="rId25" w:history="1">
        <w:r w:rsidRPr="00D62342">
          <w:rPr>
            <w:rStyle w:val="Hyperlink"/>
            <w:rFonts w:ascii="Times New Roman" w:hAnsi="Times New Roman" w:cs="Times New Roman"/>
          </w:rPr>
          <w:t>https://docs.stripe.com/api</w:t>
        </w:r>
      </w:hyperlink>
      <w:r>
        <w:rPr>
          <w:rFonts w:ascii="Times New Roman" w:hAnsi="Times New Roman" w:cs="Times New Roman"/>
        </w:rPr>
        <w:br/>
      </w:r>
    </w:p>
    <w:p w14:paraId="4A4AED26" w14:textId="77777777" w:rsidR="00C9579B" w:rsidRDefault="00C9579B" w:rsidP="009070DE">
      <w:pPr>
        <w:rPr>
          <w:rFonts w:ascii="Times New Roman" w:hAnsi="Times New Roman" w:cs="Times New Roman"/>
        </w:rPr>
      </w:pPr>
    </w:p>
    <w:p w14:paraId="1465A378" w14:textId="77777777" w:rsidR="009070DE" w:rsidRPr="009070DE" w:rsidRDefault="009070DE" w:rsidP="009070DE">
      <w:pPr>
        <w:rPr>
          <w:rFonts w:ascii="Times New Roman" w:hAnsi="Times New Roman" w:cs="Times New Roman"/>
        </w:rPr>
      </w:pPr>
    </w:p>
    <w:sectPr w:rsidR="009070DE" w:rsidRPr="00907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03504"/>
    <w:multiLevelType w:val="hybridMultilevel"/>
    <w:tmpl w:val="F7A28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26D58"/>
    <w:multiLevelType w:val="hybridMultilevel"/>
    <w:tmpl w:val="CDB08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C47EC"/>
    <w:multiLevelType w:val="hybridMultilevel"/>
    <w:tmpl w:val="C2167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44031"/>
    <w:multiLevelType w:val="hybridMultilevel"/>
    <w:tmpl w:val="78000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81932"/>
    <w:multiLevelType w:val="hybridMultilevel"/>
    <w:tmpl w:val="E9749A0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30BA7"/>
    <w:multiLevelType w:val="hybridMultilevel"/>
    <w:tmpl w:val="CB0C1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Dinu">
    <w15:presenceInfo w15:providerId="Windows Live" w15:userId="bd4794177df8b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CC"/>
    <w:rsid w:val="000410CE"/>
    <w:rsid w:val="00132EB0"/>
    <w:rsid w:val="00395AB3"/>
    <w:rsid w:val="005174A5"/>
    <w:rsid w:val="0085047A"/>
    <w:rsid w:val="008624CC"/>
    <w:rsid w:val="00873D27"/>
    <w:rsid w:val="009070DE"/>
    <w:rsid w:val="00BA1735"/>
    <w:rsid w:val="00C9579B"/>
    <w:rsid w:val="00CA7EBF"/>
    <w:rsid w:val="00D544DD"/>
    <w:rsid w:val="00E242CB"/>
    <w:rsid w:val="00E41ACD"/>
    <w:rsid w:val="00EC4DFA"/>
    <w:rsid w:val="00F90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87A2"/>
  <w15:chartTrackingRefBased/>
  <w15:docId w15:val="{E541F433-BC2C-43D5-AE30-EFEE0D7E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735"/>
    <w:rPr>
      <w:color w:val="0563C1" w:themeColor="hyperlink"/>
      <w:u w:val="single"/>
    </w:rPr>
  </w:style>
  <w:style w:type="character" w:styleId="UnresolvedMention">
    <w:name w:val="Unresolved Mention"/>
    <w:basedOn w:val="DefaultParagraphFont"/>
    <w:uiPriority w:val="99"/>
    <w:semiHidden/>
    <w:unhideWhenUsed/>
    <w:rsid w:val="00BA1735"/>
    <w:rPr>
      <w:color w:val="605E5C"/>
      <w:shd w:val="clear" w:color="auto" w:fill="E1DFDD"/>
    </w:rPr>
  </w:style>
  <w:style w:type="character" w:styleId="FollowedHyperlink">
    <w:name w:val="FollowedHyperlink"/>
    <w:basedOn w:val="DefaultParagraphFont"/>
    <w:uiPriority w:val="99"/>
    <w:semiHidden/>
    <w:unhideWhenUsed/>
    <w:rsid w:val="00BA1735"/>
    <w:rPr>
      <w:color w:val="954F72" w:themeColor="followedHyperlink"/>
      <w:u w:val="single"/>
    </w:rPr>
  </w:style>
  <w:style w:type="paragraph" w:styleId="ListParagraph">
    <w:name w:val="List Paragraph"/>
    <w:basedOn w:val="Normal"/>
    <w:uiPriority w:val="34"/>
    <w:qFormat/>
    <w:rsid w:val="00EC4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ontend-licenta-psi.vercel.ap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youtube.com/watch?v=hpnbv12iLk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stripe.com/a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github.com/vercel/verc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nder.com/" TargetMode="External"/><Relationship Id="rId28" Type="http://schemas.openxmlformats.org/officeDocument/2006/relationships/theme" Target="theme/theme1.xml"/><Relationship Id="rId10" Type="http://schemas.openxmlformats.org/officeDocument/2006/relationships/hyperlink" Target="https://github.com/andreigabrieldinu/backendLicen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ndreigabrieldinu/frontendLicenta" TargetMode="External"/><Relationship Id="rId14" Type="http://schemas.openxmlformats.org/officeDocument/2006/relationships/image" Target="media/image5.png"/><Relationship Id="rId22" Type="http://schemas.openxmlformats.org/officeDocument/2006/relationships/hyperlink" Target="https://aiven.io/"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58D6-7500-4FE5-A76D-BA3883CB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Dinu</dc:creator>
  <cp:keywords/>
  <dc:description/>
  <cp:lastModifiedBy>Gabriel Dinu</cp:lastModifiedBy>
  <cp:revision>6</cp:revision>
  <dcterms:created xsi:type="dcterms:W3CDTF">2024-05-04T12:17:00Z</dcterms:created>
  <dcterms:modified xsi:type="dcterms:W3CDTF">2024-05-04T15:57:00Z</dcterms:modified>
</cp:coreProperties>
</file>